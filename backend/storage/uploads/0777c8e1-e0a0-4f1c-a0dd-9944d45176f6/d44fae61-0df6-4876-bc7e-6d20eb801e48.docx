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A4100" w14:textId="77777777" w:rsidR="00456954" w:rsidRDefault="00000000">
      <w:pPr>
        <w:pStyle w:val="1"/>
        <w:ind w:firstLine="883"/>
      </w:pPr>
      <w:bookmarkStart w:id="0" w:name="_Toc179461173"/>
      <w:r>
        <w:rPr>
          <w:rFonts w:hint="eastAsia"/>
        </w:rPr>
        <w:t>方案概述</w:t>
      </w:r>
      <w:bookmarkEnd w:id="0"/>
    </w:p>
    <w:p w14:paraId="78AC96AE" w14:textId="77777777" w:rsidR="00456954" w:rsidRDefault="00000000">
      <w:r>
        <w:rPr>
          <w:rFonts w:hint="eastAsia"/>
        </w:rPr>
        <w:t>依据国家</w:t>
      </w:r>
      <w:r>
        <w:t>《信息安全技术 网络安全等级保护基本要求》</w:t>
      </w:r>
      <w:r>
        <w:rPr>
          <w:rFonts w:hint="eastAsia"/>
        </w:rPr>
        <w:t>（</w:t>
      </w:r>
      <w:r>
        <w:t>GB/T 22239-2019</w:t>
      </w:r>
      <w:r>
        <w:rPr>
          <w:rFonts w:hint="eastAsia"/>
        </w:rPr>
        <w:t>）等级保护</w:t>
      </w:r>
      <w:r>
        <w:t>第二级标准</w:t>
      </w:r>
      <w:r>
        <w:rPr>
          <w:rFonts w:hint="eastAsia"/>
        </w:rPr>
        <w:t>的</w:t>
      </w:r>
      <w:r>
        <w:t>要求</w:t>
      </w:r>
      <w:r>
        <w:rPr>
          <w:rFonts w:hint="eastAsia"/>
        </w:rPr>
        <w:t>，对社本部园区办公网络区域边界进行安全加固，严格访问控制，提高L4-L7层应用层安全防护水平；严格终端接入办公网络控制，降低网络安全与运维风险；规范员工的上网行为，监控大流量用户和应用，实现对网络舆情和突发性网络问题的快速排查，营造一个安全、透明的企业网络环境。方案包括在社本部园区办公网络区域边界部署、实施下一代防火墙、网络准入控制系统、员工上网行为管理设备。</w:t>
      </w:r>
    </w:p>
    <w:p w14:paraId="101D90D1" w14:textId="77777777" w:rsidR="00456954" w:rsidRDefault="00000000">
      <w:pPr>
        <w:pStyle w:val="1"/>
        <w:ind w:firstLine="883"/>
      </w:pPr>
      <w:bookmarkStart w:id="1" w:name="_Toc179461174"/>
      <w:r>
        <w:rPr>
          <w:rFonts w:hint="eastAsia"/>
        </w:rPr>
        <w:t>规划与建设原则</w:t>
      </w:r>
      <w:bookmarkEnd w:id="1"/>
    </w:p>
    <w:p w14:paraId="5949624A" w14:textId="77777777" w:rsidR="00456954" w:rsidRDefault="00000000">
      <w:pPr>
        <w:pStyle w:val="aa"/>
        <w:numPr>
          <w:ilvl w:val="0"/>
          <w:numId w:val="2"/>
        </w:numPr>
        <w:ind w:firstLineChars="0"/>
      </w:pPr>
      <w:r>
        <w:rPr>
          <w:rFonts w:hint="eastAsia"/>
        </w:rPr>
        <w:t>遵循《网络安全等级保护基本要求》（GB_T 22239-2019）、《综合布线系统工程设计规范》（GB 50311-2016）、《综合布线系统工程验收规范》GB/T 50312-2016进行方案设计、设备采购、施工与验收。</w:t>
      </w:r>
    </w:p>
    <w:p w14:paraId="6F4C8BD8" w14:textId="77777777" w:rsidR="00456954" w:rsidRDefault="00000000">
      <w:pPr>
        <w:pStyle w:val="aa"/>
        <w:numPr>
          <w:ilvl w:val="0"/>
          <w:numId w:val="2"/>
        </w:numPr>
        <w:ind w:firstLineChars="0"/>
      </w:pPr>
      <w:r>
        <w:rPr>
          <w:rFonts w:hint="eastAsia"/>
        </w:rPr>
        <w:t>充分利旧，节约资金，将已建设内容做最大程度的利旧，并做技术兼容，减少投资。</w:t>
      </w:r>
    </w:p>
    <w:p w14:paraId="669DCAF0" w14:textId="77777777" w:rsidR="00456954" w:rsidRDefault="00000000">
      <w:pPr>
        <w:pStyle w:val="aa"/>
        <w:numPr>
          <w:ilvl w:val="0"/>
          <w:numId w:val="2"/>
        </w:numPr>
        <w:ind w:firstLineChars="0"/>
      </w:pPr>
      <w:r>
        <w:rPr>
          <w:rFonts w:hint="eastAsia"/>
        </w:rPr>
        <w:t>新旧兼容，最大程度解决兼容问题。</w:t>
      </w:r>
    </w:p>
    <w:p w14:paraId="4E7F4190" w14:textId="77777777" w:rsidR="00456954" w:rsidRDefault="00000000">
      <w:pPr>
        <w:pStyle w:val="aa"/>
        <w:numPr>
          <w:ilvl w:val="0"/>
          <w:numId w:val="2"/>
        </w:numPr>
        <w:ind w:firstLineChars="0"/>
      </w:pPr>
      <w:r>
        <w:rPr>
          <w:rFonts w:hint="eastAsia"/>
        </w:rPr>
        <w:t>接口预留，方便扩容整合，采用模块化设计，为将来业务</w:t>
      </w:r>
      <w:proofErr w:type="gramStart"/>
      <w:r>
        <w:rPr>
          <w:rFonts w:hint="eastAsia"/>
        </w:rPr>
        <w:t>扩展做先期</w:t>
      </w:r>
      <w:proofErr w:type="gramEnd"/>
      <w:r>
        <w:rPr>
          <w:rFonts w:hint="eastAsia"/>
        </w:rPr>
        <w:t>准备。</w:t>
      </w:r>
    </w:p>
    <w:p w14:paraId="03030C21" w14:textId="77777777" w:rsidR="00456954" w:rsidRDefault="00000000">
      <w:pPr>
        <w:pStyle w:val="1"/>
        <w:ind w:firstLine="883"/>
      </w:pPr>
      <w:bookmarkStart w:id="2" w:name="_Toc179461175"/>
      <w:r>
        <w:rPr>
          <w:rFonts w:hint="eastAsia"/>
        </w:rPr>
        <w:lastRenderedPageBreak/>
        <w:t>现状与问题</w:t>
      </w:r>
      <w:bookmarkEnd w:id="2"/>
    </w:p>
    <w:p w14:paraId="26F50729" w14:textId="77777777" w:rsidR="00456954" w:rsidRDefault="00000000">
      <w:pPr>
        <w:pStyle w:val="2"/>
        <w:ind w:firstLine="643"/>
      </w:pPr>
      <w:bookmarkStart w:id="3" w:name="_Toc19361"/>
      <w:bookmarkStart w:id="4" w:name="_Toc179461176"/>
      <w:r>
        <w:rPr>
          <w:rFonts w:hint="eastAsia"/>
        </w:rPr>
        <w:t>园区互联网出口</w:t>
      </w:r>
      <w:bookmarkEnd w:id="3"/>
      <w:bookmarkEnd w:id="4"/>
    </w:p>
    <w:p w14:paraId="21207A14" w14:textId="77777777" w:rsidR="00456954" w:rsidRDefault="00000000">
      <w:r>
        <w:rPr>
          <w:rFonts w:hint="eastAsia"/>
        </w:rPr>
        <w:t>社本部园区办公网络目前有2个互联网出口，分别是500M的科技专网出口和200M的联通紫金专线，如下图所示。</w:t>
      </w:r>
    </w:p>
    <w:p w14:paraId="75F814FF" w14:textId="77777777" w:rsidR="00456954" w:rsidRDefault="00456954"/>
    <w:p w14:paraId="494A82A2" w14:textId="77777777" w:rsidR="00456954" w:rsidRDefault="00000000">
      <w:r>
        <w:rPr>
          <w:noProof/>
        </w:rPr>
        <w:drawing>
          <wp:inline distT="0" distB="0" distL="114300" distR="114300" wp14:anchorId="20B20074" wp14:editId="67C8249A">
            <wp:extent cx="5271135" cy="3462655"/>
            <wp:effectExtent l="0" t="0" r="12065" b="4445"/>
            <wp:docPr id="84" name="图片 84"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图片4"/>
                    <pic:cNvPicPr>
                      <a:picLocks noChangeAspect="1"/>
                    </pic:cNvPicPr>
                  </pic:nvPicPr>
                  <pic:blipFill>
                    <a:blip r:embed="rId8"/>
                    <a:stretch>
                      <a:fillRect/>
                    </a:stretch>
                  </pic:blipFill>
                  <pic:spPr>
                    <a:xfrm>
                      <a:off x="0" y="0"/>
                      <a:ext cx="5271135" cy="3462655"/>
                    </a:xfrm>
                    <a:prstGeom prst="rect">
                      <a:avLst/>
                    </a:prstGeom>
                  </pic:spPr>
                </pic:pic>
              </a:graphicData>
            </a:graphic>
          </wp:inline>
        </w:drawing>
      </w:r>
    </w:p>
    <w:p w14:paraId="4A824E67" w14:textId="77777777" w:rsidR="00456954" w:rsidRDefault="00000000">
      <w:r>
        <w:rPr>
          <w:rFonts w:hint="eastAsia"/>
        </w:rPr>
        <w:t>社本部园区办公网络到中关村数据专区为裸光纤互联，万兆</w:t>
      </w:r>
      <w:proofErr w:type="gramStart"/>
      <w:r>
        <w:rPr>
          <w:rFonts w:hint="eastAsia"/>
        </w:rPr>
        <w:t>不</w:t>
      </w:r>
      <w:proofErr w:type="gramEnd"/>
      <w:r>
        <w:rPr>
          <w:rFonts w:hint="eastAsia"/>
        </w:rPr>
        <w:t>限速。互联网出口流量长期监测数据显示，500M的科技专网出口带宽使用情况为日平均279Mbps，周平均200Mbps，偶有500Mbps峰值情况出现；200M的联通紫金专线出口带宽使用情况为日平均49Mbps，周平均45Mbps，偶有110Mbps峰值情况出现。园区办公网络到中关村数据专区的流量监测数据：周平均流量为1.2Gbps，峰值3Gbps。</w:t>
      </w:r>
    </w:p>
    <w:p w14:paraId="04069F30" w14:textId="77777777" w:rsidR="00456954" w:rsidRDefault="00000000">
      <w:pPr>
        <w:pStyle w:val="2"/>
        <w:ind w:firstLine="643"/>
      </w:pPr>
      <w:bookmarkStart w:id="5" w:name="_Toc12570"/>
      <w:bookmarkStart w:id="6" w:name="_Toc179461177"/>
      <w:r>
        <w:rPr>
          <w:rFonts w:hint="eastAsia"/>
        </w:rPr>
        <w:lastRenderedPageBreak/>
        <w:t>园区办公网拓扑</w:t>
      </w:r>
      <w:bookmarkEnd w:id="5"/>
      <w:bookmarkEnd w:id="6"/>
    </w:p>
    <w:p w14:paraId="0D1598C8" w14:textId="77777777" w:rsidR="00456954" w:rsidRDefault="00000000">
      <w:r>
        <w:rPr>
          <w:rFonts w:hint="eastAsia"/>
          <w:noProof/>
        </w:rPr>
        <w:drawing>
          <wp:inline distT="0" distB="0" distL="114300" distR="114300" wp14:anchorId="04310636" wp14:editId="67C7E60F">
            <wp:extent cx="5265420" cy="2838450"/>
            <wp:effectExtent l="0" t="0" r="5080" b="6350"/>
            <wp:docPr id="85" name="图片 85"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图片5"/>
                    <pic:cNvPicPr>
                      <a:picLocks noChangeAspect="1"/>
                    </pic:cNvPicPr>
                  </pic:nvPicPr>
                  <pic:blipFill>
                    <a:blip r:embed="rId9"/>
                    <a:stretch>
                      <a:fillRect/>
                    </a:stretch>
                  </pic:blipFill>
                  <pic:spPr>
                    <a:xfrm>
                      <a:off x="0" y="0"/>
                      <a:ext cx="5265420" cy="2838450"/>
                    </a:xfrm>
                    <a:prstGeom prst="rect">
                      <a:avLst/>
                    </a:prstGeom>
                  </pic:spPr>
                </pic:pic>
              </a:graphicData>
            </a:graphic>
          </wp:inline>
        </w:drawing>
      </w:r>
    </w:p>
    <w:p w14:paraId="1092E7CF" w14:textId="77777777" w:rsidR="00456954" w:rsidRDefault="00000000">
      <w:r>
        <w:t>16号院园区有4个IT机房：1</w:t>
      </w:r>
      <w:r>
        <w:rPr>
          <w:rFonts w:hint="eastAsia"/>
        </w:rPr>
        <w:t>号楼</w:t>
      </w:r>
      <w:r>
        <w:t>216机房（</w:t>
      </w:r>
      <w:r>
        <w:rPr>
          <w:rFonts w:hint="eastAsia"/>
        </w:rPr>
        <w:t>社本部</w:t>
      </w:r>
      <w:r>
        <w:t>办公</w:t>
      </w:r>
      <w:proofErr w:type="gramStart"/>
      <w:r>
        <w:t>网络网络</w:t>
      </w:r>
      <w:proofErr w:type="gramEnd"/>
      <w:r>
        <w:t>核心、财务部分系统、ERP部分系统、考勤系统、UAT环境等）、1#303机房（</w:t>
      </w:r>
      <w:r>
        <w:rPr>
          <w:rFonts w:hint="eastAsia"/>
        </w:rPr>
        <w:t>名词委</w:t>
      </w:r>
      <w:r>
        <w:t>办公</w:t>
      </w:r>
      <w:proofErr w:type="gramStart"/>
      <w:r>
        <w:t>网络网络</w:t>
      </w:r>
      <w:proofErr w:type="gramEnd"/>
      <w:r>
        <w:t>核心</w:t>
      </w:r>
      <w:r>
        <w:rPr>
          <w:rFonts w:hint="eastAsia"/>
        </w:rPr>
        <w:t>，社本部</w:t>
      </w:r>
      <w:r>
        <w:t>1</w:t>
      </w:r>
      <w:r>
        <w:rPr>
          <w:rFonts w:hint="eastAsia"/>
        </w:rPr>
        <w:t>号楼</w:t>
      </w:r>
      <w:r>
        <w:t>、7</w:t>
      </w:r>
      <w:r>
        <w:rPr>
          <w:rFonts w:hint="eastAsia"/>
        </w:rPr>
        <w:t>号楼</w:t>
      </w:r>
      <w:r>
        <w:t>的网络接入，7</w:t>
      </w:r>
      <w:r>
        <w:rPr>
          <w:rFonts w:hint="eastAsia"/>
        </w:rPr>
        <w:t>号楼</w:t>
      </w:r>
      <w:r>
        <w:t>部分接入设备机柜在办公室内）、1</w:t>
      </w:r>
      <w:r>
        <w:rPr>
          <w:rFonts w:hint="eastAsia"/>
        </w:rPr>
        <w:t>号楼</w:t>
      </w:r>
      <w:r>
        <w:t>403机房（《中国科学》杂志社机房）、2</w:t>
      </w:r>
      <w:r>
        <w:rPr>
          <w:rFonts w:hint="eastAsia"/>
        </w:rPr>
        <w:t>号楼</w:t>
      </w:r>
      <w:r>
        <w:t>203机房（经营数据管理部管理的机房，龙版、财务、销售的大部分在该机房中，办公网络部分只涉及到一个机柜）</w:t>
      </w:r>
      <w:r>
        <w:rPr>
          <w:rFonts w:hint="eastAsia"/>
        </w:rPr>
        <w:t>。</w:t>
      </w:r>
    </w:p>
    <w:p w14:paraId="6ED397AF" w14:textId="77777777" w:rsidR="00456954" w:rsidRDefault="00000000">
      <w:r>
        <w:rPr>
          <w:rFonts w:hint="eastAsia"/>
        </w:rPr>
        <w:t>我社本部园区办公网络为</w:t>
      </w:r>
      <w:r>
        <w:t>两层架构：核心-接入</w:t>
      </w:r>
      <w:r>
        <w:rPr>
          <w:rFonts w:hint="eastAsia"/>
        </w:rPr>
        <w:t>。</w:t>
      </w:r>
      <w:r>
        <w:t>网线支持到千兆，</w:t>
      </w:r>
      <w:r>
        <w:rPr>
          <w:rFonts w:hint="eastAsia"/>
        </w:rPr>
        <w:t>因</w:t>
      </w:r>
      <w:r>
        <w:t>大部分接入交换机</w:t>
      </w:r>
      <w:r>
        <w:rPr>
          <w:rFonts w:hint="eastAsia"/>
        </w:rPr>
        <w:t>的</w:t>
      </w:r>
      <w:r>
        <w:t>端口为百兆，所以实际为百兆带宽，少部分端口为10M</w:t>
      </w:r>
      <w:r>
        <w:rPr>
          <w:rFonts w:hint="eastAsia"/>
        </w:rPr>
        <w:t>。</w:t>
      </w:r>
    </w:p>
    <w:p w14:paraId="466F0A36" w14:textId="77777777" w:rsidR="00456954" w:rsidRDefault="00000000">
      <w:pPr>
        <w:pStyle w:val="2"/>
        <w:ind w:firstLine="643"/>
      </w:pPr>
      <w:bookmarkStart w:id="7" w:name="_Toc179461178"/>
      <w:bookmarkStart w:id="8" w:name="_Toc22647"/>
      <w:r>
        <w:rPr>
          <w:rFonts w:hint="eastAsia"/>
        </w:rPr>
        <w:t>设备联网情况</w:t>
      </w:r>
      <w:bookmarkEnd w:id="7"/>
      <w:bookmarkEnd w:id="8"/>
    </w:p>
    <w:p w14:paraId="2CE79A5A" w14:textId="77777777" w:rsidR="00456954" w:rsidRDefault="00000000">
      <w:r>
        <w:rPr>
          <w:rFonts w:hint="eastAsia"/>
        </w:rPr>
        <w:t>网络监控系统显示，目前社本部办公网络每日在线终端（含PC、</w:t>
      </w:r>
      <w:r>
        <w:rPr>
          <w:rFonts w:hint="eastAsia"/>
        </w:rPr>
        <w:lastRenderedPageBreak/>
        <w:t>手持终端、哑终端）数量约为1200台，服务器（含虚拟机）数量约为100台。未来，北区新楼投入使用后，预计终端数量将会增加至1500台，服务器（含虚拟机）数量将会增加至200台。</w:t>
      </w:r>
    </w:p>
    <w:p w14:paraId="51412B16" w14:textId="77777777" w:rsidR="00456954" w:rsidRDefault="00000000">
      <w:r>
        <w:rPr>
          <w:rFonts w:hint="eastAsia"/>
        </w:rPr>
        <w:t>园区内会议室接待参会人员按200人计，临时接入网络的终端数量约200台。</w:t>
      </w:r>
    </w:p>
    <w:p w14:paraId="4C193547" w14:textId="77777777" w:rsidR="00456954" w:rsidRDefault="00000000">
      <w:pPr>
        <w:pStyle w:val="2"/>
        <w:ind w:firstLine="643"/>
      </w:pPr>
      <w:bookmarkStart w:id="9" w:name="_Toc25254"/>
      <w:bookmarkStart w:id="10" w:name="_Toc179461179"/>
      <w:r>
        <w:rPr>
          <w:rFonts w:hint="eastAsia"/>
        </w:rPr>
        <w:t>园区网络</w:t>
      </w:r>
      <w:bookmarkEnd w:id="9"/>
      <w:r>
        <w:rPr>
          <w:rFonts w:hint="eastAsia"/>
        </w:rPr>
        <w:t>安全现状</w:t>
      </w:r>
      <w:bookmarkEnd w:id="10"/>
    </w:p>
    <w:p w14:paraId="7E1DC2AD" w14:textId="77777777" w:rsidR="00456954" w:rsidRDefault="00000000">
      <w:r>
        <w:rPr>
          <w:rFonts w:hint="eastAsia"/>
        </w:rPr>
        <w:t>社本部园区办公网络边界未部署独立的防火墙设备，目前由RG_S8607E核心交换机的防火墙扩展卡（</w:t>
      </w:r>
      <w:proofErr w:type="gramStart"/>
      <w:r>
        <w:rPr>
          <w:rFonts w:hint="eastAsia"/>
          <w:color w:val="000000" w:themeColor="text1"/>
          <w:szCs w:val="28"/>
        </w:rPr>
        <w:t>维保服务</w:t>
      </w:r>
      <w:proofErr w:type="gramEnd"/>
      <w:r>
        <w:rPr>
          <w:rFonts w:hint="eastAsia"/>
          <w:color w:val="000000" w:themeColor="text1"/>
          <w:szCs w:val="28"/>
        </w:rPr>
        <w:t>已经于2019年过</w:t>
      </w:r>
      <w:r>
        <w:rPr>
          <w:rFonts w:hint="eastAsia"/>
        </w:rPr>
        <w:t>期）提供初级的ACL策略防护与NAT转换功能，不具备入侵检测、入侵防御、URL过滤、AV防病毒等功能，导致园区的互联网出口区边界缺乏L4-L7的安全威胁防护，内外网安全边界不清，网络缺乏统一的准入安全控制能力，不具备自动化处置响应能力。防火墙扩展卡没有下一代防火墙所具备的对多链路接入支持的功能，进而无法有效发挥多链路出口的链路备份效果，无法充分利用多链路出口带宽的资源。</w:t>
      </w:r>
    </w:p>
    <w:p w14:paraId="23412035" w14:textId="77777777" w:rsidR="00456954" w:rsidRDefault="00000000">
      <w:r>
        <w:rPr>
          <w:rFonts w:hint="eastAsia"/>
        </w:rPr>
        <w:t>园区内重点终端安装有专业的EDR软件（EDR只是采购了50个授权用在内网中，未做到每个终端上都安装），通过EDR安全管理中心进行定期安全检查和实时安全监控，一般办公PC安装有防病毒软件。</w:t>
      </w:r>
    </w:p>
    <w:p w14:paraId="56C2578A" w14:textId="77777777" w:rsidR="00456954" w:rsidRDefault="00000000">
      <w:r>
        <w:rPr>
          <w:rFonts w:hint="eastAsia"/>
        </w:rPr>
        <w:t>目前社本部办公网络未对终端接入进行限制，未对终端上网行为进行审计、控制，无法定位办公网络中的终端的非法访问行为和终端染毒情况。未按国家要求保存终端及主机上网通信记录。</w:t>
      </w:r>
    </w:p>
    <w:p w14:paraId="2541C1FB" w14:textId="77777777" w:rsidR="00456954" w:rsidRDefault="00000000">
      <w:r>
        <w:rPr>
          <w:rFonts w:hint="eastAsia"/>
        </w:rPr>
        <w:lastRenderedPageBreak/>
        <w:t>办公网用户通过有线网络接入办公网时，没有网络准入和认证手段，如果感染了恶意软件（勒索软件）的内部终端接入办公网，将导致办公</w:t>
      </w:r>
      <w:proofErr w:type="gramStart"/>
      <w:r>
        <w:rPr>
          <w:rFonts w:hint="eastAsia"/>
        </w:rPr>
        <w:t>网无法</w:t>
      </w:r>
      <w:proofErr w:type="gramEnd"/>
      <w:r>
        <w:rPr>
          <w:rFonts w:hint="eastAsia"/>
        </w:rPr>
        <w:t>正常使用。办公网用户的手机、PAD等设备通过无线网络接入办公网时，只启用了无线认证，没有网络准入和身份认证手段，无法实现无线用户的安全管控。访客通过社本部无线AP接入办公网时，通过密码方式保护无线网络，如果无线密码泄露将导致非法用户接入社本部无线网，没有网络准入和身份认证手段，可能出现外部用户恶意接入社本部无线网或非法访问社本部服务器等安全风险。</w:t>
      </w:r>
    </w:p>
    <w:p w14:paraId="78A52A29" w14:textId="77777777" w:rsidR="00456954" w:rsidRDefault="00000000">
      <w:pPr>
        <w:pStyle w:val="1"/>
        <w:ind w:firstLine="883"/>
      </w:pPr>
      <w:bookmarkStart w:id="11" w:name="_Toc179461181"/>
      <w:r>
        <w:rPr>
          <w:rFonts w:hint="eastAsia"/>
        </w:rPr>
        <w:t>方案介绍</w:t>
      </w:r>
      <w:bookmarkEnd w:id="11"/>
    </w:p>
    <w:p w14:paraId="734F6FB6" w14:textId="77777777" w:rsidR="00456954" w:rsidRDefault="00000000">
      <w:pPr>
        <w:pStyle w:val="2"/>
        <w:ind w:firstLine="643"/>
      </w:pPr>
      <w:bookmarkStart w:id="12" w:name="_Toc179461182"/>
      <w:bookmarkStart w:id="13" w:name="_Toc28565"/>
      <w:r>
        <w:rPr>
          <w:rFonts w:hint="eastAsia"/>
        </w:rPr>
        <w:t>部署下一代防火墙</w:t>
      </w:r>
      <w:bookmarkEnd w:id="12"/>
    </w:p>
    <w:p w14:paraId="497D8D08" w14:textId="77777777" w:rsidR="00456954" w:rsidRDefault="00000000">
      <w:r>
        <w:rPr>
          <w:rFonts w:hint="eastAsia"/>
        </w:rPr>
        <w:t>在社本部园区办公网络与外网（包括Internet）之间需要一道防御系统进行防护，允许符合安全规则的流量在内外网之间通信的同时，隔离非法流量的通过。通过在社本部园区办公网络区域边界</w:t>
      </w:r>
      <w:r>
        <w:rPr>
          <w:rFonts w:hint="eastAsia"/>
          <w:color w:val="000000" w:themeColor="text1"/>
          <w:szCs w:val="28"/>
        </w:rPr>
        <w:t>部署下一代防火墙设备，替代核心交换机上的初级防火墙板卡，</w:t>
      </w:r>
      <w:r>
        <w:rPr>
          <w:color w:val="000000" w:themeColor="text1"/>
          <w:szCs w:val="28"/>
        </w:rPr>
        <w:t>通过白名单策略实现安全域间的策略管理，启用IPS、AV等功能，提高</w:t>
      </w:r>
      <w:r>
        <w:rPr>
          <w:rFonts w:hint="eastAsia"/>
          <w:color w:val="000000" w:themeColor="text1"/>
          <w:szCs w:val="28"/>
        </w:rPr>
        <w:t>办公网络</w:t>
      </w:r>
      <w:r>
        <w:rPr>
          <w:color w:val="000000" w:themeColor="text1"/>
          <w:szCs w:val="28"/>
        </w:rPr>
        <w:t>L4-L7层应用层安全防护水平。</w:t>
      </w:r>
    </w:p>
    <w:p w14:paraId="1CB88210" w14:textId="77777777" w:rsidR="00456954" w:rsidRDefault="00000000">
      <w:pPr>
        <w:pStyle w:val="3"/>
        <w:ind w:firstLine="643"/>
      </w:pPr>
      <w:bookmarkStart w:id="14" w:name="_Toc4642"/>
      <w:bookmarkStart w:id="15" w:name="_Toc179461183"/>
      <w:r>
        <w:rPr>
          <w:rFonts w:hint="eastAsia"/>
        </w:rPr>
        <w:t>主要功能</w:t>
      </w:r>
      <w:bookmarkEnd w:id="14"/>
      <w:r>
        <w:rPr>
          <w:rFonts w:hint="eastAsia"/>
        </w:rPr>
        <w:t>需求</w:t>
      </w:r>
      <w:bookmarkEnd w:id="15"/>
    </w:p>
    <w:p w14:paraId="6D6252FC" w14:textId="77777777" w:rsidR="00456954" w:rsidRDefault="00000000">
      <w:pPr>
        <w:pStyle w:val="aa"/>
        <w:numPr>
          <w:ilvl w:val="0"/>
          <w:numId w:val="3"/>
        </w:numPr>
        <w:ind w:firstLineChars="0"/>
      </w:pPr>
      <w:r>
        <w:rPr>
          <w:rFonts w:hint="eastAsia"/>
        </w:rPr>
        <w:t>路由功能</w:t>
      </w:r>
    </w:p>
    <w:p w14:paraId="70169012" w14:textId="77777777" w:rsidR="00456954" w:rsidRDefault="00000000">
      <w:r>
        <w:rPr>
          <w:rFonts w:hint="eastAsia"/>
        </w:rPr>
        <w:t>智能选路：园区网络中为了提高用户访问Internet网络的可靠性，出口通常连不同的运营商网络。在多出口选路场景中，可以采用</w:t>
      </w:r>
      <w:r>
        <w:rPr>
          <w:rFonts w:hint="eastAsia"/>
        </w:rPr>
        <w:lastRenderedPageBreak/>
        <w:t>ISP选路功能，通过ISP选路功能可以实现流量按照对应的运营商转发，使目的地址在不同运营商网络内的流量从对应出接口转发，优化流量的转发路径。</w:t>
      </w:r>
    </w:p>
    <w:p w14:paraId="2CA1EC90" w14:textId="77777777" w:rsidR="00456954" w:rsidRDefault="00000000">
      <w:r>
        <w:rPr>
          <w:rFonts w:hint="eastAsia"/>
        </w:rPr>
        <w:t>链路负载均衡：防火墙链路负载均衡是将网络流量通过算法在多个链路之间进行分配的过程，以确保没有单一链路因过载而导致性能下降或故障。通过合理的流量管理，能够实现更高的带宽利用率和网络可靠性。</w:t>
      </w:r>
    </w:p>
    <w:p w14:paraId="5AFD2B0D" w14:textId="77777777" w:rsidR="00456954" w:rsidRDefault="00000000">
      <w:pPr>
        <w:pStyle w:val="aa"/>
        <w:numPr>
          <w:ilvl w:val="0"/>
          <w:numId w:val="3"/>
        </w:numPr>
        <w:ind w:firstLineChars="0"/>
      </w:pPr>
      <w:r>
        <w:rPr>
          <w:rFonts w:hint="eastAsia"/>
        </w:rPr>
        <w:t>深度包检测</w:t>
      </w:r>
    </w:p>
    <w:p w14:paraId="3D696A4A" w14:textId="77777777" w:rsidR="00456954" w:rsidRDefault="00000000">
      <w:r>
        <w:rPr>
          <w:rFonts w:hint="eastAsia"/>
        </w:rPr>
        <w:t>网络防火墙会检查四个TCP/IP通信层（从最高到最低）内的数据：应用、传输、IP/网络和硬件/数据链路。下一代防火墙会检查更高阶TCIP/IP通信层上的通信流量，包括应用层。</w:t>
      </w:r>
    </w:p>
    <w:p w14:paraId="101F6730" w14:textId="77777777" w:rsidR="00456954" w:rsidRDefault="00000000">
      <w:pPr>
        <w:pStyle w:val="aa"/>
        <w:numPr>
          <w:ilvl w:val="0"/>
          <w:numId w:val="3"/>
        </w:numPr>
        <w:ind w:firstLineChars="0"/>
      </w:pPr>
      <w:r>
        <w:rPr>
          <w:rFonts w:hint="eastAsia"/>
        </w:rPr>
        <w:t>入侵侦测和入侵预防</w:t>
      </w:r>
    </w:p>
    <w:p w14:paraId="1FC648CC" w14:textId="77777777" w:rsidR="00456954" w:rsidRDefault="00000000">
      <w:r>
        <w:rPr>
          <w:rFonts w:hint="eastAsia"/>
        </w:rPr>
        <w:t>检查更高阶TCIP/IP层上的通信流量可增强下一代防火墙检测和预防网络攻击的能力。下一代防火墙会根据特定行为特征或异常来监控是否存在潜在的恶意活动，然后阻止来自网络的可疑通信流量。这些功能被称为入侵侦测服务(IDS)和入侵预防服务(IPS)。</w:t>
      </w:r>
    </w:p>
    <w:p w14:paraId="76FDC1FC" w14:textId="77777777" w:rsidR="00456954" w:rsidRDefault="00000000">
      <w:pPr>
        <w:pStyle w:val="aa"/>
        <w:numPr>
          <w:ilvl w:val="0"/>
          <w:numId w:val="3"/>
        </w:numPr>
        <w:ind w:firstLineChars="0"/>
      </w:pPr>
      <w:r>
        <w:rPr>
          <w:rFonts w:hint="eastAsia"/>
        </w:rPr>
        <w:t>URL过滤</w:t>
      </w:r>
    </w:p>
    <w:p w14:paraId="0007D7E9" w14:textId="77777777" w:rsidR="00456954" w:rsidRDefault="00000000">
      <w:r>
        <w:rPr>
          <w:rFonts w:hint="eastAsia"/>
        </w:rPr>
        <w:t>URL过滤是一种针对用户的URL请求进行上网控制的技术，通过允许或禁止用户访问某些网页资源，达到规范上网行为和降低安全风险的目的。下一代防火墙集成了URL过滤功能，可限制访问业务无关网站，提升企业工作效率、减少带宽滥用。限制访问包含恶意软件以及钓鱼类不安全网站，避免网络遭受攻击。</w:t>
      </w:r>
    </w:p>
    <w:p w14:paraId="47F2C6C2" w14:textId="77777777" w:rsidR="00456954" w:rsidRDefault="00000000">
      <w:pPr>
        <w:pStyle w:val="aa"/>
        <w:numPr>
          <w:ilvl w:val="0"/>
          <w:numId w:val="3"/>
        </w:numPr>
        <w:ind w:firstLineChars="0"/>
      </w:pPr>
      <w:r>
        <w:rPr>
          <w:rFonts w:hint="eastAsia"/>
        </w:rPr>
        <w:lastRenderedPageBreak/>
        <w:t>HTTPS加密流量识别</w:t>
      </w:r>
    </w:p>
    <w:p w14:paraId="47BFD466" w14:textId="77777777" w:rsidR="00456954" w:rsidRDefault="00000000">
      <w:r>
        <w:t>防火墙对HTTPS加密流量的识别和管理是网络安全的重要组成部分。由于HTTPS流量通过SSL/TLS协议进行加密，传统的网络监控和防火墙可能无法直接查看其内容。</w:t>
      </w:r>
      <w:r>
        <w:rPr>
          <w:rFonts w:hint="eastAsia"/>
        </w:rPr>
        <w:t>下一代防火墙集成了HTTPS加密流量识别功能</w:t>
      </w:r>
      <w:commentRangeStart w:id="16"/>
      <w:r>
        <w:rPr>
          <w:rFonts w:hint="eastAsia"/>
        </w:rPr>
        <w:t>或通过配套的</w:t>
      </w:r>
      <w:proofErr w:type="gramStart"/>
      <w:r>
        <w:rPr>
          <w:rFonts w:hint="eastAsia"/>
        </w:rPr>
        <w:t>的</w:t>
      </w:r>
      <w:proofErr w:type="gramEnd"/>
      <w:r>
        <w:rPr>
          <w:rFonts w:hint="eastAsia"/>
        </w:rPr>
        <w:t>SSL卸载硬件方案</w:t>
      </w:r>
      <w:commentRangeEnd w:id="16"/>
      <w:r>
        <w:commentReference w:id="16"/>
      </w:r>
      <w:r>
        <w:rPr>
          <w:rFonts w:hint="eastAsia"/>
        </w:rPr>
        <w:t>，通过提供SSL卸载解决了无法对加密流量进行内容安全检查（包括反病毒、URL过滤、内容过滤、数据过滤和文件过滤等）和审计的安全防御盲点，结合深度包检测技术，防火墙能够识别并阻止基于HTTPS的攻击，例如SQL注入、</w:t>
      </w:r>
      <w:proofErr w:type="gramStart"/>
      <w:r>
        <w:rPr>
          <w:rFonts w:hint="eastAsia"/>
        </w:rPr>
        <w:t>跨站脚本</w:t>
      </w:r>
      <w:proofErr w:type="gramEnd"/>
      <w:r>
        <w:rPr>
          <w:rFonts w:hint="eastAsia"/>
        </w:rPr>
        <w:t>攻击等，检测到异常流量或攻击行为，防火墙可以立即采取措施，如阻止流量或发出警报。可有效阻止攻击者利用SSL加密流量实施的恶意网络攻击。</w:t>
      </w:r>
    </w:p>
    <w:p w14:paraId="25441EF4" w14:textId="77777777" w:rsidR="00456954" w:rsidRDefault="00000000">
      <w:pPr>
        <w:pStyle w:val="aa"/>
        <w:numPr>
          <w:ilvl w:val="0"/>
          <w:numId w:val="3"/>
        </w:numPr>
        <w:ind w:firstLineChars="0"/>
      </w:pPr>
      <w:r>
        <w:rPr>
          <w:rFonts w:hint="eastAsia"/>
        </w:rPr>
        <w:t>AI智能检索引擎</w:t>
      </w:r>
    </w:p>
    <w:p w14:paraId="41643E92" w14:textId="77777777" w:rsidR="00456954" w:rsidRDefault="00000000">
      <w:r>
        <w:rPr>
          <w:rFonts w:hint="eastAsia"/>
        </w:rPr>
        <w:t>下一代防火墙</w:t>
      </w:r>
      <w:r>
        <w:t>内置了AI驱动的一体化智能检测引擎，可以处理防病毒、入侵防御等传统安全业务，</w:t>
      </w:r>
      <w:r>
        <w:rPr>
          <w:rFonts w:hint="eastAsia"/>
        </w:rPr>
        <w:t>可以</w:t>
      </w:r>
      <w:r>
        <w:t>检测DGA域名</w:t>
      </w:r>
      <w:r>
        <w:rPr>
          <w:rFonts w:hint="eastAsia"/>
        </w:rPr>
        <w:t xml:space="preserve">（ </w:t>
      </w:r>
      <w:r>
        <w:rPr>
          <w:rFonts w:hint="eastAsia"/>
          <w:i/>
          <w:iCs/>
        </w:rPr>
        <w:t>DGA（Domain Generation Algorithm） 域名是一种由恶意软件使用的动态生成域名的技术</w:t>
      </w:r>
      <w:r>
        <w:rPr>
          <w:rFonts w:hint="eastAsia"/>
        </w:rPr>
        <w:t>）</w:t>
      </w:r>
      <w:r>
        <w:t>、隐蔽通道、恶意加密流量并阻断其通信过程，从而有效防御过去难以检测到的多种高级威胁攻击。</w:t>
      </w:r>
    </w:p>
    <w:p w14:paraId="3DC14F44" w14:textId="77777777" w:rsidR="00456954" w:rsidRDefault="00000000">
      <w:pPr>
        <w:pStyle w:val="aa"/>
        <w:numPr>
          <w:ilvl w:val="0"/>
          <w:numId w:val="3"/>
        </w:numPr>
        <w:ind w:firstLineChars="0"/>
      </w:pPr>
      <w:r>
        <w:rPr>
          <w:rFonts w:hint="eastAsia"/>
        </w:rPr>
        <w:t>异常行为分析</w:t>
      </w:r>
    </w:p>
    <w:p w14:paraId="3C0AB095" w14:textId="77777777" w:rsidR="00456954" w:rsidRDefault="00000000">
      <w:r>
        <w:rPr>
          <w:rFonts w:hint="eastAsia"/>
        </w:rPr>
        <w:t>下一代防火墙异常行为分析能力通过监测和分析网络流量和用户行为，有助于检测未授权访问、数据泄露、恶意软件活动等安全事件，及时发现和响应潜在的安全威胁，从而提高整体安全态势。有效的异常行为分析能够显著提升网络的安全性和防护能力。</w:t>
      </w:r>
    </w:p>
    <w:p w14:paraId="0125058C" w14:textId="77777777" w:rsidR="00456954" w:rsidRDefault="00000000">
      <w:pPr>
        <w:pStyle w:val="aa"/>
        <w:numPr>
          <w:ilvl w:val="0"/>
          <w:numId w:val="3"/>
        </w:numPr>
        <w:ind w:firstLineChars="0"/>
      </w:pPr>
      <w:r>
        <w:rPr>
          <w:rFonts w:hint="eastAsia"/>
        </w:rPr>
        <w:lastRenderedPageBreak/>
        <w:t>快速扫描</w:t>
      </w:r>
      <w:proofErr w:type="gramStart"/>
      <w:r>
        <w:rPr>
          <w:rFonts w:hint="eastAsia"/>
        </w:rPr>
        <w:t>查杀防病毒</w:t>
      </w:r>
      <w:proofErr w:type="gramEnd"/>
    </w:p>
    <w:p w14:paraId="04526EEE" w14:textId="77777777" w:rsidR="00456954" w:rsidRDefault="00000000">
      <w:r>
        <w:rPr>
          <w:rFonts w:hint="eastAsia"/>
        </w:rPr>
        <w:t>下一代防火墙具备独立的防病毒引擎，能针对新型僵尸病毒、木马、蠕虫等恶意代码进行检测防御。</w:t>
      </w:r>
    </w:p>
    <w:p w14:paraId="6976543C" w14:textId="77777777" w:rsidR="00456954" w:rsidRDefault="00000000">
      <w:pPr>
        <w:pStyle w:val="aa"/>
        <w:numPr>
          <w:ilvl w:val="0"/>
          <w:numId w:val="3"/>
        </w:numPr>
        <w:ind w:firstLineChars="0"/>
      </w:pPr>
      <w:r>
        <w:rPr>
          <w:rFonts w:hint="eastAsia"/>
        </w:rPr>
        <w:t>联动防护</w:t>
      </w:r>
    </w:p>
    <w:p w14:paraId="7B8A7AD6" w14:textId="77777777" w:rsidR="00456954" w:rsidRDefault="00000000">
      <w:r>
        <w:rPr>
          <w:rFonts w:hint="eastAsia"/>
        </w:rPr>
        <w:t>下一代防火墙通过协同机制，联动园区办公网内现有的网络安全产品（</w:t>
      </w:r>
      <w:proofErr w:type="gramStart"/>
      <w:r>
        <w:rPr>
          <w:rFonts w:hint="eastAsia"/>
        </w:rPr>
        <w:t>天融信态势</w:t>
      </w:r>
      <w:proofErr w:type="gramEnd"/>
      <w:r>
        <w:rPr>
          <w:rFonts w:hint="eastAsia"/>
        </w:rPr>
        <w:t>分析与安全运营系统）的检测能力，实现全局预警、协同防护、自动处置，构建由单点向全域，由静态到动态的主动化纵深防御体系。</w:t>
      </w:r>
    </w:p>
    <w:p w14:paraId="0A975A0F" w14:textId="77777777" w:rsidR="00456954" w:rsidRDefault="00000000">
      <w:pPr>
        <w:pStyle w:val="3"/>
        <w:ind w:firstLine="643"/>
      </w:pPr>
      <w:bookmarkStart w:id="17" w:name="_Toc179461184"/>
      <w:bookmarkStart w:id="18" w:name="_Toc20395"/>
      <w:r>
        <w:rPr>
          <w:rFonts w:hint="eastAsia"/>
        </w:rPr>
        <w:t>部署规划</w:t>
      </w:r>
      <w:bookmarkEnd w:id="17"/>
      <w:bookmarkEnd w:id="18"/>
    </w:p>
    <w:p w14:paraId="6B669DBB" w14:textId="77777777" w:rsidR="00456954" w:rsidRDefault="00000000">
      <w:pPr>
        <w:pStyle w:val="4"/>
        <w:ind w:firstLine="602"/>
      </w:pPr>
      <w:bookmarkStart w:id="19" w:name="_Toc5246"/>
      <w:bookmarkStart w:id="20" w:name="_Toc179461185"/>
      <w:r>
        <w:rPr>
          <w:rFonts w:hint="eastAsia"/>
        </w:rPr>
        <w:t>防火墙部署模式</w:t>
      </w:r>
      <w:bookmarkEnd w:id="19"/>
      <w:bookmarkEnd w:id="20"/>
    </w:p>
    <w:p w14:paraId="5ABDF62F" w14:textId="77777777" w:rsidR="00456954" w:rsidRDefault="00000000">
      <w:r>
        <w:rPr>
          <w:rFonts w:hint="eastAsia"/>
        </w:rPr>
        <w:t>防火墙可选的部署模式有路由模式、透明模式、混合模式，三种部署模式各有其适应的部署场景，根据我社办公网络的实际情况，网络边界防火墙采用路由模式部署最符合网络安全防护及其他功能实现的实际需求。</w:t>
      </w:r>
    </w:p>
    <w:p w14:paraId="6EC64881" w14:textId="77777777" w:rsidR="00456954" w:rsidRDefault="00000000">
      <w:pPr>
        <w:pStyle w:val="4"/>
        <w:ind w:firstLine="602"/>
      </w:pPr>
      <w:bookmarkStart w:id="21" w:name="_Toc179461186"/>
      <w:bookmarkStart w:id="22" w:name="_Toc7471"/>
      <w:r>
        <w:rPr>
          <w:rFonts w:hint="eastAsia"/>
        </w:rPr>
        <w:t>路由配置</w:t>
      </w:r>
      <w:bookmarkEnd w:id="21"/>
      <w:bookmarkEnd w:id="22"/>
    </w:p>
    <w:p w14:paraId="47D85F8B" w14:textId="77777777" w:rsidR="00456954" w:rsidRDefault="00000000">
      <w:pPr>
        <w:pStyle w:val="aa"/>
        <w:numPr>
          <w:ilvl w:val="0"/>
          <w:numId w:val="4"/>
        </w:numPr>
        <w:ind w:firstLineChars="0"/>
      </w:pPr>
      <w:r>
        <w:rPr>
          <w:rFonts w:hint="eastAsia"/>
        </w:rPr>
        <w:t>智能选路：根据设备自带的公网IP信息库进行识别，访问科技网资源的流量走科技网链路。</w:t>
      </w:r>
    </w:p>
    <w:p w14:paraId="52D639E0" w14:textId="77777777" w:rsidR="00456954" w:rsidRDefault="00000000">
      <w:pPr>
        <w:pStyle w:val="aa"/>
        <w:numPr>
          <w:ilvl w:val="0"/>
          <w:numId w:val="4"/>
        </w:numPr>
        <w:ind w:firstLineChars="0"/>
      </w:pPr>
      <w:r>
        <w:rPr>
          <w:rFonts w:hint="eastAsia"/>
        </w:rPr>
        <w:t>链路负载均衡：非访问科技网的流量可根据双出口链路带宽比例分配流量。</w:t>
      </w:r>
    </w:p>
    <w:p w14:paraId="7F77332B" w14:textId="77777777" w:rsidR="00456954" w:rsidRDefault="00000000">
      <w:pPr>
        <w:pStyle w:val="4"/>
        <w:ind w:firstLine="602"/>
      </w:pPr>
      <w:bookmarkStart w:id="23" w:name="_Toc179461187"/>
      <w:bookmarkStart w:id="24" w:name="_Toc20305"/>
      <w:r>
        <w:rPr>
          <w:rFonts w:hint="eastAsia"/>
        </w:rPr>
        <w:lastRenderedPageBreak/>
        <w:t>NAT</w:t>
      </w:r>
      <w:r>
        <w:rPr>
          <w:rFonts w:hint="eastAsia"/>
        </w:rPr>
        <w:t>功能实现</w:t>
      </w:r>
      <w:bookmarkEnd w:id="23"/>
      <w:bookmarkEnd w:id="24"/>
    </w:p>
    <w:p w14:paraId="1AF2EEEF" w14:textId="77777777" w:rsidR="00456954" w:rsidRDefault="00000000">
      <w:r>
        <w:rPr>
          <w:rFonts w:hint="eastAsia"/>
        </w:rPr>
        <w:t>防火墙将代替核心交换机实现内网地址转换为公网地址的任务，实现内网主机对互联网的访问，以及外网对内网服务的访问。</w:t>
      </w:r>
    </w:p>
    <w:p w14:paraId="74C51978" w14:textId="77777777" w:rsidR="00456954" w:rsidRDefault="00000000">
      <w:pPr>
        <w:pStyle w:val="4"/>
        <w:ind w:firstLine="602"/>
      </w:pPr>
      <w:bookmarkStart w:id="25" w:name="_Toc179461188"/>
      <w:bookmarkStart w:id="26" w:name="_Toc7993"/>
      <w:r>
        <w:rPr>
          <w:rFonts w:hint="eastAsia"/>
        </w:rPr>
        <w:t>安全防护功能实现</w:t>
      </w:r>
      <w:bookmarkEnd w:id="25"/>
      <w:bookmarkEnd w:id="26"/>
    </w:p>
    <w:p w14:paraId="486EF7D8" w14:textId="77777777" w:rsidR="00456954" w:rsidRDefault="00000000">
      <w:r>
        <w:rPr>
          <w:rFonts w:hint="eastAsia"/>
        </w:rPr>
        <w:t>防火墙将替代核心交换机配备的防护墙板卡，实现网络流量控制功能。将核心交换机上的ACL规则翻译成防火墙策略后，撤销核心交换机的防火墙板卡功能配置，完成割接；并在防火墙上开启IDS、IPS、防病毒、URL过滤等下一代防火墙功能。</w:t>
      </w:r>
    </w:p>
    <w:p w14:paraId="6426FEFF" w14:textId="77777777" w:rsidR="00456954" w:rsidRDefault="00000000">
      <w:pPr>
        <w:pStyle w:val="4"/>
        <w:ind w:firstLine="602"/>
      </w:pPr>
      <w:bookmarkStart w:id="27" w:name="_Toc23497"/>
      <w:bookmarkStart w:id="28" w:name="_Toc179461189"/>
      <w:r>
        <w:rPr>
          <w:rFonts w:hint="eastAsia"/>
        </w:rPr>
        <w:t>防火墙与其他安全设备联动协同</w:t>
      </w:r>
      <w:bookmarkEnd w:id="27"/>
      <w:bookmarkEnd w:id="28"/>
    </w:p>
    <w:p w14:paraId="47115B32" w14:textId="77777777" w:rsidR="00456954" w:rsidRDefault="00000000">
      <w:r>
        <w:rPr>
          <w:rFonts w:hint="eastAsia"/>
        </w:rPr>
        <w:t>以NGFW功能为核心，通过调动IDS、IPS功能的检测能力，同时与办公网络中部署的APT监测平台进行联动，实现威胁信息协同共享，构成全网协同的自动化处置防护系统，实现网络安全从单点防护向全网联动的自动化主动防御体系转变，满足国家</w:t>
      </w:r>
      <w:r>
        <w:t>《信息安全技术 网络安全等级保护基本要求》</w:t>
      </w:r>
      <w:r>
        <w:rPr>
          <w:rFonts w:hint="eastAsia"/>
        </w:rPr>
        <w:t>（</w:t>
      </w:r>
      <w:r>
        <w:t>GB/T 22239-2019</w:t>
      </w:r>
      <w:r>
        <w:rPr>
          <w:rFonts w:hint="eastAsia"/>
        </w:rPr>
        <w:t>）等级保护</w:t>
      </w:r>
      <w:r>
        <w:t>标准</w:t>
      </w:r>
      <w:r>
        <w:rPr>
          <w:rFonts w:hint="eastAsia"/>
        </w:rPr>
        <w:t>中对网络区域边界的安全</w:t>
      </w:r>
      <w:r>
        <w:t>要求</w:t>
      </w:r>
      <w:r>
        <w:rPr>
          <w:rFonts w:hint="eastAsia"/>
        </w:rPr>
        <w:t>。</w:t>
      </w:r>
    </w:p>
    <w:p w14:paraId="7FE46FD7" w14:textId="77777777" w:rsidR="00456954" w:rsidRDefault="00000000">
      <w:pPr>
        <w:pStyle w:val="2"/>
        <w:ind w:firstLine="643"/>
      </w:pPr>
      <w:bookmarkStart w:id="29" w:name="_Toc179461190"/>
      <w:r>
        <w:rPr>
          <w:rFonts w:hint="eastAsia"/>
        </w:rPr>
        <w:t>部署网络准入控制系统</w:t>
      </w:r>
      <w:bookmarkEnd w:id="13"/>
      <w:bookmarkEnd w:id="29"/>
    </w:p>
    <w:p w14:paraId="79A393C5" w14:textId="77777777" w:rsidR="00456954" w:rsidRDefault="00000000">
      <w:r>
        <w:rPr>
          <w:rFonts w:hint="eastAsia"/>
        </w:rPr>
        <w:t>在办公网络中部署网络准入控制系统（Network Access Control, 简称NAC系统），通过用户认证、权限管理、安全检查和流量控制等手段，确保只有</w:t>
      </w:r>
      <w:r>
        <w:t>合法的用户、安全的终端</w:t>
      </w:r>
      <w:r>
        <w:rPr>
          <w:rFonts w:hint="eastAsia"/>
        </w:rPr>
        <w:t>（PC、服务器、PDA等）能</w:t>
      </w:r>
      <w:r>
        <w:rPr>
          <w:rFonts w:hint="eastAsia"/>
        </w:rPr>
        <w:lastRenderedPageBreak/>
        <w:t>够接入网络，从而保护社内网络资源免受未经授权的访问和潜在的威胁，确保网络资源的安全、可靠和有效使用。NAC系统是现代企业网络中不可或缺的安全组件，是解决安全管理问题的基础架构，为网络安全、终端管理、信息安全管理提供直接的支持平台。</w:t>
      </w:r>
    </w:p>
    <w:p w14:paraId="1368F8C3" w14:textId="77777777" w:rsidR="00456954" w:rsidRDefault="00000000">
      <w:pPr>
        <w:pStyle w:val="3"/>
        <w:ind w:firstLine="643"/>
      </w:pPr>
      <w:bookmarkStart w:id="30" w:name="_Toc7783"/>
      <w:bookmarkStart w:id="31" w:name="_Toc179461191"/>
      <w:r>
        <w:rPr>
          <w:rFonts w:hint="eastAsia"/>
        </w:rPr>
        <w:t>网络准入的使用场景</w:t>
      </w:r>
      <w:bookmarkEnd w:id="30"/>
      <w:r>
        <w:rPr>
          <w:rFonts w:hint="eastAsia"/>
        </w:rPr>
        <w:t>规划设计</w:t>
      </w:r>
      <w:bookmarkEnd w:id="31"/>
    </w:p>
    <w:p w14:paraId="3D1BFE9F" w14:textId="77777777" w:rsidR="00456954" w:rsidRDefault="00000000">
      <w:pPr>
        <w:pStyle w:val="aa"/>
        <w:numPr>
          <w:ilvl w:val="0"/>
          <w:numId w:val="5"/>
        </w:numPr>
        <w:ind w:firstLineChars="0"/>
      </w:pPr>
      <w:proofErr w:type="gramStart"/>
      <w:r>
        <w:rPr>
          <w:rFonts w:hint="eastAsia"/>
        </w:rPr>
        <w:t>基于社</w:t>
      </w:r>
      <w:proofErr w:type="gramEnd"/>
      <w:r>
        <w:rPr>
          <w:rFonts w:hint="eastAsia"/>
        </w:rPr>
        <w:t>本部办公网络使用场景进行网络准入规划设计</w:t>
      </w:r>
    </w:p>
    <w:p w14:paraId="7603F2EC" w14:textId="77777777" w:rsidR="00456954" w:rsidRDefault="00000000">
      <w:pPr>
        <w:pStyle w:val="aa"/>
        <w:numPr>
          <w:ilvl w:val="1"/>
          <w:numId w:val="5"/>
        </w:numPr>
        <w:ind w:firstLineChars="0"/>
      </w:pPr>
      <w:r>
        <w:rPr>
          <w:rFonts w:hint="eastAsia"/>
        </w:rPr>
        <w:t>用户在社本部不同区域的网络使用行为：网络使用场景</w:t>
      </w:r>
    </w:p>
    <w:p w14:paraId="108B4DC9" w14:textId="77777777" w:rsidR="00456954" w:rsidRDefault="00000000">
      <w:pPr>
        <w:pStyle w:val="aa"/>
        <w:numPr>
          <w:ilvl w:val="1"/>
          <w:numId w:val="5"/>
        </w:numPr>
        <w:ind w:firstLineChars="0"/>
      </w:pPr>
      <w:r>
        <w:rPr>
          <w:rFonts w:hint="eastAsia"/>
        </w:rPr>
        <w:t>采用RBAC模型(基于角色的访问控制)进行安全管控</w:t>
      </w:r>
    </w:p>
    <w:p w14:paraId="4B33C9D9" w14:textId="77777777" w:rsidR="00456954" w:rsidRDefault="00000000">
      <w:pPr>
        <w:pStyle w:val="aa"/>
        <w:numPr>
          <w:ilvl w:val="0"/>
          <w:numId w:val="5"/>
        </w:numPr>
        <w:ind w:firstLineChars="0"/>
      </w:pPr>
      <w:r>
        <w:rPr>
          <w:rFonts w:hint="eastAsia"/>
        </w:rPr>
        <w:t>用户分类</w:t>
      </w:r>
    </w:p>
    <w:p w14:paraId="1CD35BA8" w14:textId="77777777" w:rsidR="00456954" w:rsidRDefault="00000000">
      <w:pPr>
        <w:pStyle w:val="aa"/>
        <w:numPr>
          <w:ilvl w:val="1"/>
          <w:numId w:val="5"/>
        </w:numPr>
        <w:ind w:firstLineChars="0"/>
      </w:pPr>
      <w:r>
        <w:rPr>
          <w:rFonts w:hint="eastAsia"/>
        </w:rPr>
        <w:t>内部员工（社领导、中层干部、普通员工）</w:t>
      </w:r>
    </w:p>
    <w:p w14:paraId="736FFCFE" w14:textId="77777777" w:rsidR="00456954" w:rsidRDefault="00000000">
      <w:pPr>
        <w:pStyle w:val="aa"/>
        <w:numPr>
          <w:ilvl w:val="1"/>
          <w:numId w:val="5"/>
        </w:numPr>
        <w:ind w:firstLineChars="0"/>
      </w:pPr>
      <w:r>
        <w:rPr>
          <w:rFonts w:hint="eastAsia"/>
        </w:rPr>
        <w:t>外部人员（驻场服务人员、访客）</w:t>
      </w:r>
    </w:p>
    <w:p w14:paraId="2A49889F" w14:textId="77777777" w:rsidR="00456954" w:rsidRDefault="00000000">
      <w:pPr>
        <w:pStyle w:val="aa"/>
        <w:numPr>
          <w:ilvl w:val="0"/>
          <w:numId w:val="5"/>
        </w:numPr>
        <w:ind w:firstLineChars="0"/>
      </w:pPr>
      <w:r>
        <w:rPr>
          <w:rFonts w:hint="eastAsia"/>
        </w:rPr>
        <w:t>区域规划</w:t>
      </w:r>
    </w:p>
    <w:p w14:paraId="620B0869" w14:textId="77777777" w:rsidR="00456954" w:rsidRDefault="00000000">
      <w:pPr>
        <w:pStyle w:val="aa"/>
        <w:numPr>
          <w:ilvl w:val="1"/>
          <w:numId w:val="5"/>
        </w:numPr>
        <w:ind w:firstLineChars="0"/>
      </w:pPr>
      <w:r>
        <w:rPr>
          <w:rFonts w:hint="eastAsia"/>
        </w:rPr>
        <w:t>内部办公区</w:t>
      </w:r>
    </w:p>
    <w:p w14:paraId="5C4E9D61" w14:textId="77777777" w:rsidR="00456954" w:rsidRDefault="00000000">
      <w:pPr>
        <w:pStyle w:val="aa"/>
        <w:numPr>
          <w:ilvl w:val="1"/>
          <w:numId w:val="5"/>
        </w:numPr>
        <w:ind w:firstLineChars="0"/>
      </w:pPr>
      <w:proofErr w:type="gramStart"/>
      <w:r>
        <w:rPr>
          <w:rFonts w:hint="eastAsia"/>
        </w:rPr>
        <w:t>公共会议区</w:t>
      </w:r>
      <w:proofErr w:type="gramEnd"/>
    </w:p>
    <w:p w14:paraId="4EF86808" w14:textId="77777777" w:rsidR="00456954" w:rsidRDefault="00000000">
      <w:pPr>
        <w:pStyle w:val="aa"/>
        <w:numPr>
          <w:ilvl w:val="0"/>
          <w:numId w:val="5"/>
        </w:numPr>
        <w:ind w:firstLineChars="0"/>
      </w:pPr>
      <w:r>
        <w:rPr>
          <w:rFonts w:hint="eastAsia"/>
        </w:rPr>
        <w:t>场景1：内部员工接入园区网络（内部办公区+</w:t>
      </w:r>
      <w:proofErr w:type="gramStart"/>
      <w:r>
        <w:rPr>
          <w:rFonts w:hint="eastAsia"/>
        </w:rPr>
        <w:t>公共会议区</w:t>
      </w:r>
      <w:proofErr w:type="gramEnd"/>
      <w:r>
        <w:rPr>
          <w:rFonts w:hint="eastAsia"/>
        </w:rPr>
        <w:t>）</w:t>
      </w:r>
    </w:p>
    <w:p w14:paraId="2ABBD3EC" w14:textId="77777777" w:rsidR="00456954" w:rsidRDefault="00000000">
      <w:pPr>
        <w:pStyle w:val="aa"/>
        <w:numPr>
          <w:ilvl w:val="1"/>
          <w:numId w:val="5"/>
        </w:numPr>
        <w:ind w:firstLineChars="0"/>
      </w:pPr>
      <w:r>
        <w:rPr>
          <w:rFonts w:hint="eastAsia"/>
        </w:rPr>
        <w:t>身份认证策略：实名认证（对接IAM系统获取账户信息）</w:t>
      </w:r>
    </w:p>
    <w:p w14:paraId="02BDD67C" w14:textId="77777777" w:rsidR="00456954" w:rsidRDefault="00000000">
      <w:pPr>
        <w:pStyle w:val="aa"/>
        <w:numPr>
          <w:ilvl w:val="1"/>
          <w:numId w:val="5"/>
        </w:numPr>
        <w:ind w:firstLineChars="0"/>
      </w:pPr>
      <w:r>
        <w:rPr>
          <w:rFonts w:hint="eastAsia"/>
        </w:rPr>
        <w:t>用户组策略：（对接MDM系统获取组织架构）</w:t>
      </w:r>
    </w:p>
    <w:p w14:paraId="47DA0D0B" w14:textId="77777777" w:rsidR="00456954" w:rsidRDefault="00000000">
      <w:pPr>
        <w:pStyle w:val="aa"/>
        <w:numPr>
          <w:ilvl w:val="0"/>
          <w:numId w:val="6"/>
        </w:numPr>
        <w:ind w:firstLineChars="0"/>
      </w:pPr>
      <w:r>
        <w:rPr>
          <w:rFonts w:hint="eastAsia"/>
        </w:rPr>
        <w:t>社领导组、中层干部组、普通员工组</w:t>
      </w:r>
    </w:p>
    <w:p w14:paraId="1333291B" w14:textId="77777777" w:rsidR="00456954" w:rsidRDefault="00000000">
      <w:pPr>
        <w:pStyle w:val="aa"/>
        <w:numPr>
          <w:ilvl w:val="0"/>
          <w:numId w:val="6"/>
        </w:numPr>
        <w:ind w:firstLineChars="0"/>
      </w:pPr>
      <w:r>
        <w:rPr>
          <w:rFonts w:hint="eastAsia"/>
        </w:rPr>
        <w:t>网络</w:t>
      </w:r>
      <w:proofErr w:type="gramStart"/>
      <w:r>
        <w:rPr>
          <w:rFonts w:hint="eastAsia"/>
        </w:rPr>
        <w:t>安全运</w:t>
      </w:r>
      <w:proofErr w:type="gramEnd"/>
      <w:r>
        <w:rPr>
          <w:rFonts w:hint="eastAsia"/>
        </w:rPr>
        <w:t>维组、基础运维组、系统运维组、开发测试组等</w:t>
      </w:r>
    </w:p>
    <w:p w14:paraId="2CBCAD94" w14:textId="77777777" w:rsidR="00456954" w:rsidRDefault="00000000">
      <w:pPr>
        <w:pStyle w:val="aa"/>
        <w:numPr>
          <w:ilvl w:val="1"/>
          <w:numId w:val="5"/>
        </w:numPr>
        <w:ind w:firstLineChars="0"/>
      </w:pPr>
      <w:r>
        <w:rPr>
          <w:rFonts w:hint="eastAsia"/>
        </w:rPr>
        <w:t>权限组策略（每类权限设置多个安全策略，RBAC矩阵灵活</w:t>
      </w:r>
      <w:r>
        <w:rPr>
          <w:rFonts w:hint="eastAsia"/>
        </w:rPr>
        <w:lastRenderedPageBreak/>
        <w:t>组合）</w:t>
      </w:r>
    </w:p>
    <w:p w14:paraId="5D5BC627" w14:textId="77777777" w:rsidR="00456954" w:rsidRDefault="00000000">
      <w:pPr>
        <w:pStyle w:val="aa"/>
        <w:numPr>
          <w:ilvl w:val="0"/>
          <w:numId w:val="6"/>
        </w:numPr>
        <w:ind w:firstLineChars="0"/>
      </w:pPr>
      <w:r>
        <w:rPr>
          <w:rFonts w:hint="eastAsia"/>
        </w:rPr>
        <w:t>网络接入策略：有线和无线</w:t>
      </w:r>
    </w:p>
    <w:p w14:paraId="24CDB9A2" w14:textId="77777777" w:rsidR="00456954" w:rsidRDefault="00000000">
      <w:pPr>
        <w:pStyle w:val="aa"/>
        <w:numPr>
          <w:ilvl w:val="0"/>
          <w:numId w:val="6"/>
        </w:numPr>
        <w:ind w:firstLineChars="0"/>
      </w:pPr>
      <w:r>
        <w:rPr>
          <w:rFonts w:hint="eastAsia"/>
        </w:rPr>
        <w:t>认证策略：802.1X和</w:t>
      </w:r>
      <w:proofErr w:type="spellStart"/>
      <w:r>
        <w:rPr>
          <w:rFonts w:hint="eastAsia"/>
        </w:rPr>
        <w:t>Web+MAC</w:t>
      </w:r>
      <w:proofErr w:type="spellEnd"/>
      <w:r>
        <w:rPr>
          <w:rFonts w:hint="eastAsia"/>
        </w:rPr>
        <w:t>认证(不支持802.1X的设备采用</w:t>
      </w:r>
      <w:proofErr w:type="spellStart"/>
      <w:r>
        <w:rPr>
          <w:rFonts w:hint="eastAsia"/>
        </w:rPr>
        <w:t>Web+MAC</w:t>
      </w:r>
      <w:proofErr w:type="spellEnd"/>
      <w:r>
        <w:rPr>
          <w:rFonts w:hint="eastAsia"/>
        </w:rPr>
        <w:t>)</w:t>
      </w:r>
    </w:p>
    <w:p w14:paraId="0357522C" w14:textId="77777777" w:rsidR="00456954" w:rsidRDefault="00000000">
      <w:pPr>
        <w:pStyle w:val="aa"/>
        <w:numPr>
          <w:ilvl w:val="0"/>
          <w:numId w:val="6"/>
        </w:numPr>
        <w:ind w:firstLineChars="0"/>
      </w:pPr>
      <w:r>
        <w:rPr>
          <w:rFonts w:hint="eastAsia"/>
        </w:rPr>
        <w:t>资源访问策略：访问社本部业务系统、VPN、访问</w:t>
      </w:r>
      <w:proofErr w:type="gramStart"/>
      <w:r>
        <w:rPr>
          <w:rFonts w:hint="eastAsia"/>
        </w:rPr>
        <w:t>堡垒机</w:t>
      </w:r>
      <w:proofErr w:type="gramEnd"/>
      <w:r>
        <w:rPr>
          <w:rFonts w:hint="eastAsia"/>
        </w:rPr>
        <w:t>等</w:t>
      </w:r>
    </w:p>
    <w:p w14:paraId="47F81F0D" w14:textId="77777777" w:rsidR="00456954" w:rsidRDefault="00000000">
      <w:pPr>
        <w:pStyle w:val="aa"/>
        <w:numPr>
          <w:ilvl w:val="1"/>
          <w:numId w:val="5"/>
        </w:numPr>
        <w:ind w:firstLineChars="0"/>
      </w:pPr>
      <w:r>
        <w:rPr>
          <w:rFonts w:hint="eastAsia"/>
        </w:rPr>
        <w:t>802.1X认证过程示例</w:t>
      </w:r>
    </w:p>
    <w:p w14:paraId="14CC10FD" w14:textId="77777777" w:rsidR="00456954" w:rsidRDefault="00000000">
      <w:pPr>
        <w:rPr>
          <w:rFonts w:cs="仿宋"/>
        </w:rPr>
      </w:pPr>
      <w:r>
        <w:rPr>
          <w:noProof/>
        </w:rPr>
        <w:drawing>
          <wp:inline distT="0" distB="0" distL="114300" distR="114300" wp14:anchorId="7AD1C03C" wp14:editId="5BC8C87D">
            <wp:extent cx="4950460" cy="1793240"/>
            <wp:effectExtent l="0" t="0" r="2540" b="698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3"/>
                    <a:stretch>
                      <a:fillRect/>
                    </a:stretch>
                  </pic:blipFill>
                  <pic:spPr>
                    <a:xfrm>
                      <a:off x="0" y="0"/>
                      <a:ext cx="4950460" cy="1793240"/>
                    </a:xfrm>
                    <a:prstGeom prst="rect">
                      <a:avLst/>
                    </a:prstGeom>
                    <a:noFill/>
                    <a:ln>
                      <a:noFill/>
                    </a:ln>
                  </pic:spPr>
                </pic:pic>
              </a:graphicData>
            </a:graphic>
          </wp:inline>
        </w:drawing>
      </w:r>
    </w:p>
    <w:p w14:paraId="73B47686" w14:textId="77777777" w:rsidR="00456954" w:rsidRDefault="00000000">
      <w:pPr>
        <w:pStyle w:val="aa"/>
        <w:numPr>
          <w:ilvl w:val="1"/>
          <w:numId w:val="5"/>
        </w:numPr>
        <w:ind w:firstLineChars="0"/>
      </w:pPr>
      <w:proofErr w:type="spellStart"/>
      <w:r>
        <w:rPr>
          <w:rFonts w:hint="eastAsia"/>
        </w:rPr>
        <w:t>Web+MAC</w:t>
      </w:r>
      <w:proofErr w:type="spellEnd"/>
      <w:r>
        <w:rPr>
          <w:rFonts w:hint="eastAsia"/>
        </w:rPr>
        <w:t>认证过程示例</w:t>
      </w:r>
    </w:p>
    <w:p w14:paraId="6D1FEF58" w14:textId="77777777" w:rsidR="00456954" w:rsidRDefault="00456954">
      <w:pPr>
        <w:pStyle w:val="aa"/>
        <w:ind w:firstLine="560"/>
      </w:pPr>
    </w:p>
    <w:p w14:paraId="7D2DF47B" w14:textId="77777777" w:rsidR="00456954" w:rsidRDefault="00000000">
      <w:pPr>
        <w:pStyle w:val="aa"/>
        <w:numPr>
          <w:ilvl w:val="0"/>
          <w:numId w:val="5"/>
        </w:numPr>
        <w:ind w:firstLineChars="0"/>
      </w:pPr>
      <w:r>
        <w:rPr>
          <w:rFonts w:hint="eastAsia"/>
        </w:rPr>
        <w:t>场景2：外部人员——驻场服务人员接入园区网络（内部办公区+</w:t>
      </w:r>
      <w:proofErr w:type="gramStart"/>
      <w:r>
        <w:rPr>
          <w:rFonts w:hint="eastAsia"/>
        </w:rPr>
        <w:t>公共会议区</w:t>
      </w:r>
      <w:proofErr w:type="gramEnd"/>
      <w:r>
        <w:rPr>
          <w:rFonts w:hint="eastAsia"/>
        </w:rPr>
        <w:t>）</w:t>
      </w:r>
    </w:p>
    <w:p w14:paraId="67091A14" w14:textId="77777777" w:rsidR="00456954" w:rsidRDefault="00000000">
      <w:r>
        <w:rPr>
          <w:rFonts w:hint="eastAsia"/>
        </w:rPr>
        <w:t>驻场服务人员：外部服务组（物业、食堂、技术公司等外部公司常驻社内的人员）</w:t>
      </w:r>
    </w:p>
    <w:p w14:paraId="633A53CB" w14:textId="77777777" w:rsidR="00456954" w:rsidRDefault="00000000">
      <w:pPr>
        <w:pStyle w:val="aa"/>
        <w:numPr>
          <w:ilvl w:val="1"/>
          <w:numId w:val="5"/>
        </w:numPr>
        <w:ind w:firstLineChars="0"/>
      </w:pPr>
      <w:r>
        <w:rPr>
          <w:rFonts w:hint="eastAsia"/>
        </w:rPr>
        <w:t>入网流程：外包公司申请--业务部门审批--信息部门审批--权限开通</w:t>
      </w:r>
    </w:p>
    <w:p w14:paraId="4FAD8D7A" w14:textId="77777777" w:rsidR="00456954" w:rsidRDefault="00000000">
      <w:pPr>
        <w:pStyle w:val="aa"/>
        <w:numPr>
          <w:ilvl w:val="1"/>
          <w:numId w:val="5"/>
        </w:numPr>
        <w:ind w:firstLineChars="0"/>
      </w:pPr>
      <w:r>
        <w:rPr>
          <w:rFonts w:hint="eastAsia"/>
        </w:rPr>
        <w:t>身份认证策略：身份证实名登记+MAC地址绑定+登录限制+有效期限制</w:t>
      </w:r>
    </w:p>
    <w:p w14:paraId="50196F64" w14:textId="77777777" w:rsidR="00456954" w:rsidRDefault="00000000">
      <w:pPr>
        <w:pStyle w:val="aa"/>
        <w:numPr>
          <w:ilvl w:val="1"/>
          <w:numId w:val="5"/>
        </w:numPr>
        <w:ind w:firstLineChars="0"/>
      </w:pPr>
      <w:r>
        <w:rPr>
          <w:rFonts w:hint="eastAsia"/>
        </w:rPr>
        <w:lastRenderedPageBreak/>
        <w:t>权限策略（RBAC矩阵灵活组合）</w:t>
      </w:r>
    </w:p>
    <w:p w14:paraId="7AD322A5" w14:textId="77777777" w:rsidR="00456954" w:rsidRDefault="00000000">
      <w:pPr>
        <w:pStyle w:val="aa"/>
        <w:numPr>
          <w:ilvl w:val="0"/>
          <w:numId w:val="6"/>
        </w:numPr>
        <w:ind w:firstLineChars="0"/>
      </w:pPr>
      <w:r>
        <w:rPr>
          <w:rFonts w:hint="eastAsia"/>
        </w:rPr>
        <w:t>网络接入策略：有线和无线</w:t>
      </w:r>
    </w:p>
    <w:p w14:paraId="10E5138C" w14:textId="77777777" w:rsidR="00456954" w:rsidRDefault="00000000">
      <w:pPr>
        <w:pStyle w:val="aa"/>
        <w:numPr>
          <w:ilvl w:val="0"/>
          <w:numId w:val="6"/>
        </w:numPr>
        <w:ind w:firstLineChars="0"/>
      </w:pPr>
      <w:r>
        <w:rPr>
          <w:rFonts w:hint="eastAsia"/>
        </w:rPr>
        <w:t>认证策略： 802.1X和</w:t>
      </w:r>
      <w:proofErr w:type="spellStart"/>
      <w:r>
        <w:rPr>
          <w:rFonts w:hint="eastAsia"/>
        </w:rPr>
        <w:t>Web+MAC</w:t>
      </w:r>
      <w:proofErr w:type="spellEnd"/>
      <w:r>
        <w:rPr>
          <w:rFonts w:hint="eastAsia"/>
        </w:rPr>
        <w:t>认证</w:t>
      </w:r>
    </w:p>
    <w:p w14:paraId="3F2BA239" w14:textId="77777777" w:rsidR="00456954" w:rsidRDefault="00000000">
      <w:pPr>
        <w:pStyle w:val="aa"/>
        <w:numPr>
          <w:ilvl w:val="0"/>
          <w:numId w:val="6"/>
        </w:numPr>
        <w:ind w:firstLineChars="0"/>
      </w:pPr>
      <w:r>
        <w:rPr>
          <w:rFonts w:hint="eastAsia"/>
        </w:rPr>
        <w:t>资源访问策略：访问指定服务器、</w:t>
      </w:r>
      <w:proofErr w:type="gramStart"/>
      <w:r>
        <w:rPr>
          <w:rFonts w:hint="eastAsia"/>
        </w:rPr>
        <w:t>堡垒机</w:t>
      </w:r>
      <w:proofErr w:type="gramEnd"/>
      <w:r>
        <w:rPr>
          <w:rFonts w:hint="eastAsia"/>
        </w:rPr>
        <w:t>等</w:t>
      </w:r>
    </w:p>
    <w:p w14:paraId="07FB3FAC" w14:textId="77777777" w:rsidR="00456954" w:rsidRDefault="00000000">
      <w:pPr>
        <w:pStyle w:val="aa"/>
        <w:numPr>
          <w:ilvl w:val="0"/>
          <w:numId w:val="5"/>
        </w:numPr>
        <w:ind w:firstLineChars="0"/>
      </w:pPr>
      <w:r>
        <w:rPr>
          <w:rFonts w:hint="eastAsia"/>
        </w:rPr>
        <w:t>场景3：外部人员——访客接入</w:t>
      </w:r>
      <w:proofErr w:type="gramStart"/>
      <w:r>
        <w:rPr>
          <w:rFonts w:hint="eastAsia"/>
        </w:rPr>
        <w:t>公共会议区</w:t>
      </w:r>
      <w:proofErr w:type="gramEnd"/>
    </w:p>
    <w:p w14:paraId="4CC67097" w14:textId="77777777" w:rsidR="00456954" w:rsidRDefault="00000000">
      <w:r>
        <w:rPr>
          <w:rFonts w:hint="eastAsia"/>
        </w:rPr>
        <w:t>外部访客：包括外部临时到访人员以及外部临时参会等活动的人员。</w:t>
      </w:r>
    </w:p>
    <w:p w14:paraId="73DA3927" w14:textId="77777777" w:rsidR="00456954" w:rsidRDefault="00000000">
      <w:pPr>
        <w:pStyle w:val="aa"/>
        <w:numPr>
          <w:ilvl w:val="1"/>
          <w:numId w:val="5"/>
        </w:numPr>
        <w:ind w:firstLineChars="0"/>
      </w:pPr>
      <w:r>
        <w:rPr>
          <w:rFonts w:hint="eastAsia"/>
        </w:rPr>
        <w:t>入网流程：无线网络接入--内部审批--无线网络开通（会议SSID)</w:t>
      </w:r>
    </w:p>
    <w:p w14:paraId="15CF8761" w14:textId="77777777" w:rsidR="00456954" w:rsidRDefault="00000000">
      <w:pPr>
        <w:pStyle w:val="aa"/>
        <w:numPr>
          <w:ilvl w:val="1"/>
          <w:numId w:val="5"/>
        </w:numPr>
        <w:ind w:firstLineChars="0"/>
      </w:pPr>
      <w:r>
        <w:rPr>
          <w:rFonts w:hint="eastAsia"/>
        </w:rPr>
        <w:t>身份认证策略</w:t>
      </w:r>
    </w:p>
    <w:p w14:paraId="5589519B" w14:textId="77777777" w:rsidR="00456954" w:rsidRDefault="00000000">
      <w:pPr>
        <w:pStyle w:val="aa"/>
        <w:numPr>
          <w:ilvl w:val="0"/>
          <w:numId w:val="6"/>
        </w:numPr>
        <w:ind w:firstLineChars="0"/>
      </w:pPr>
      <w:r>
        <w:rPr>
          <w:rFonts w:hint="eastAsia"/>
        </w:rPr>
        <w:t>策略1：二</w:t>
      </w:r>
      <w:proofErr w:type="gramStart"/>
      <w:r>
        <w:rPr>
          <w:rFonts w:hint="eastAsia"/>
        </w:rPr>
        <w:t>维码扫码</w:t>
      </w:r>
      <w:proofErr w:type="gramEnd"/>
      <w:r>
        <w:rPr>
          <w:rFonts w:hint="eastAsia"/>
        </w:rPr>
        <w:t>认证（外部临时到访人员）</w:t>
      </w:r>
    </w:p>
    <w:p w14:paraId="100C7816" w14:textId="77777777" w:rsidR="00456954" w:rsidRDefault="00000000">
      <w:pPr>
        <w:pStyle w:val="aa"/>
        <w:numPr>
          <w:ilvl w:val="0"/>
          <w:numId w:val="6"/>
        </w:numPr>
        <w:ind w:firstLineChars="0"/>
      </w:pPr>
      <w:r>
        <w:rPr>
          <w:rFonts w:hint="eastAsia"/>
        </w:rPr>
        <w:t>策略2：会议SSID--手机短信认证（对接中科院12302短信网关需要定制开发）（外部临时参会人员）</w:t>
      </w:r>
    </w:p>
    <w:p w14:paraId="49679020" w14:textId="77777777" w:rsidR="00456954" w:rsidRDefault="00000000">
      <w:pPr>
        <w:pStyle w:val="aa"/>
        <w:numPr>
          <w:ilvl w:val="1"/>
          <w:numId w:val="5"/>
        </w:numPr>
        <w:ind w:firstLineChars="0"/>
      </w:pPr>
      <w:r>
        <w:rPr>
          <w:rFonts w:hint="eastAsia"/>
        </w:rPr>
        <w:t>权限策略</w:t>
      </w:r>
    </w:p>
    <w:p w14:paraId="2510F4F1" w14:textId="77777777" w:rsidR="00456954" w:rsidRDefault="00000000">
      <w:pPr>
        <w:pStyle w:val="aa"/>
        <w:numPr>
          <w:ilvl w:val="0"/>
          <w:numId w:val="6"/>
        </w:numPr>
        <w:ind w:firstLineChars="0"/>
      </w:pPr>
      <w:r>
        <w:rPr>
          <w:rFonts w:hint="eastAsia"/>
        </w:rPr>
        <w:t>网络接入策略：无线</w:t>
      </w:r>
    </w:p>
    <w:p w14:paraId="169188CF" w14:textId="77777777" w:rsidR="00456954" w:rsidRDefault="00000000">
      <w:pPr>
        <w:pStyle w:val="aa"/>
        <w:numPr>
          <w:ilvl w:val="0"/>
          <w:numId w:val="6"/>
        </w:numPr>
        <w:ind w:firstLineChars="0"/>
      </w:pPr>
      <w:r>
        <w:rPr>
          <w:rFonts w:hint="eastAsia"/>
        </w:rPr>
        <w:t>资源访问策略：访问互联网（禁止访问内部资源）</w:t>
      </w:r>
    </w:p>
    <w:p w14:paraId="683A3D12" w14:textId="77777777" w:rsidR="00456954" w:rsidRDefault="00000000">
      <w:pPr>
        <w:pStyle w:val="aa"/>
        <w:numPr>
          <w:ilvl w:val="1"/>
          <w:numId w:val="5"/>
        </w:numPr>
        <w:ind w:firstLineChars="0"/>
      </w:pPr>
      <w:proofErr w:type="gramStart"/>
      <w:r>
        <w:rPr>
          <w:rFonts w:hint="eastAsia"/>
        </w:rPr>
        <w:t>二维码扫描</w:t>
      </w:r>
      <w:proofErr w:type="gramEnd"/>
      <w:r>
        <w:rPr>
          <w:rFonts w:hint="eastAsia"/>
        </w:rPr>
        <w:t>认证过程示例</w:t>
      </w:r>
    </w:p>
    <w:p w14:paraId="1D45CD82" w14:textId="77777777" w:rsidR="00456954" w:rsidRDefault="00000000">
      <w:pPr>
        <w:rPr>
          <w:rFonts w:cs="仿宋"/>
        </w:rPr>
      </w:pPr>
      <w:r>
        <w:rPr>
          <w:noProof/>
        </w:rPr>
        <w:lastRenderedPageBreak/>
        <w:drawing>
          <wp:inline distT="0" distB="0" distL="114300" distR="114300" wp14:anchorId="40C045A4" wp14:editId="2B3C8370">
            <wp:extent cx="5269230" cy="4289425"/>
            <wp:effectExtent l="0" t="0" r="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4"/>
                    <a:srcRect t="8394"/>
                    <a:stretch>
                      <a:fillRect/>
                    </a:stretch>
                  </pic:blipFill>
                  <pic:spPr>
                    <a:xfrm>
                      <a:off x="0" y="0"/>
                      <a:ext cx="5269230" cy="4289425"/>
                    </a:xfrm>
                    <a:prstGeom prst="rect">
                      <a:avLst/>
                    </a:prstGeom>
                    <a:noFill/>
                    <a:ln>
                      <a:noFill/>
                    </a:ln>
                  </pic:spPr>
                </pic:pic>
              </a:graphicData>
            </a:graphic>
          </wp:inline>
        </w:drawing>
      </w:r>
    </w:p>
    <w:p w14:paraId="19E9B245" w14:textId="77777777" w:rsidR="00456954" w:rsidRDefault="00456954"/>
    <w:p w14:paraId="3568C3D4" w14:textId="77777777" w:rsidR="00456954" w:rsidRDefault="00000000">
      <w:pPr>
        <w:pStyle w:val="aa"/>
        <w:numPr>
          <w:ilvl w:val="1"/>
          <w:numId w:val="5"/>
        </w:numPr>
        <w:ind w:firstLineChars="0"/>
      </w:pPr>
      <w:r>
        <w:rPr>
          <w:rFonts w:hint="eastAsia"/>
        </w:rPr>
        <w:t>访客短信认证过程示例</w:t>
      </w:r>
    </w:p>
    <w:p w14:paraId="19367300" w14:textId="77777777" w:rsidR="00456954" w:rsidRDefault="00456954"/>
    <w:p w14:paraId="027F4075" w14:textId="77777777" w:rsidR="00456954" w:rsidRDefault="00000000">
      <w:pPr>
        <w:pStyle w:val="3"/>
        <w:ind w:firstLine="643"/>
      </w:pPr>
      <w:bookmarkStart w:id="32" w:name="_Toc179461192"/>
      <w:bookmarkStart w:id="33" w:name="_Toc31201"/>
      <w:r>
        <w:rPr>
          <w:rFonts w:hint="eastAsia"/>
        </w:rPr>
        <w:t>NAC系统功能需求</w:t>
      </w:r>
      <w:bookmarkEnd w:id="32"/>
    </w:p>
    <w:bookmarkEnd w:id="33"/>
    <w:p w14:paraId="66D87E9A" w14:textId="77777777" w:rsidR="00456954" w:rsidRDefault="00000000">
      <w:r>
        <w:rPr>
          <w:rFonts w:hint="eastAsia"/>
        </w:rPr>
        <w:t>通过在社本部园区办公网络中部署NAC系统，为有线网络与无线网络提供统一的接入认证服务。NAC系统为园区把弄个网络构建一个用户身份可控、访问权限可控、访问记录可回溯的接入管理体系。</w:t>
      </w:r>
    </w:p>
    <w:p w14:paraId="536FD260" w14:textId="77777777" w:rsidR="00456954" w:rsidRDefault="00000000">
      <w:pPr>
        <w:pStyle w:val="aa"/>
        <w:numPr>
          <w:ilvl w:val="0"/>
          <w:numId w:val="7"/>
        </w:numPr>
        <w:ind w:firstLineChars="0"/>
      </w:pPr>
      <w:r>
        <w:rPr>
          <w:rFonts w:hint="eastAsia"/>
        </w:rPr>
        <w:t>对用户进行分组：可将用户根据需求进行灵活定义，可定义为社领导组、中层干部组、普通员工组、运</w:t>
      </w:r>
      <w:proofErr w:type="gramStart"/>
      <w:r>
        <w:rPr>
          <w:rFonts w:hint="eastAsia"/>
        </w:rPr>
        <w:t>维管理</w:t>
      </w:r>
      <w:proofErr w:type="gramEnd"/>
      <w:r>
        <w:rPr>
          <w:rFonts w:hint="eastAsia"/>
        </w:rPr>
        <w:t>人员组、驻场服务人员组、外部</w:t>
      </w:r>
      <w:proofErr w:type="gramStart"/>
      <w:r>
        <w:rPr>
          <w:rFonts w:hint="eastAsia"/>
        </w:rPr>
        <w:t>访客组</w:t>
      </w:r>
      <w:proofErr w:type="gramEnd"/>
      <w:r>
        <w:rPr>
          <w:rFonts w:hint="eastAsia"/>
        </w:rPr>
        <w:t>等。</w:t>
      </w:r>
    </w:p>
    <w:p w14:paraId="643BC51F" w14:textId="77777777" w:rsidR="00456954" w:rsidRDefault="00000000">
      <w:pPr>
        <w:pStyle w:val="aa"/>
        <w:numPr>
          <w:ilvl w:val="0"/>
          <w:numId w:val="7"/>
        </w:numPr>
        <w:ind w:firstLineChars="0"/>
      </w:pPr>
      <w:r>
        <w:rPr>
          <w:rFonts w:hint="eastAsia"/>
        </w:rPr>
        <w:lastRenderedPageBreak/>
        <w:t>对接我社已有IAM系统、MDM系统获取账号信息和组织架构信息。</w:t>
      </w:r>
    </w:p>
    <w:p w14:paraId="64062EE5" w14:textId="77777777" w:rsidR="00456954" w:rsidRDefault="00000000">
      <w:pPr>
        <w:pStyle w:val="aa"/>
        <w:numPr>
          <w:ilvl w:val="0"/>
          <w:numId w:val="7"/>
        </w:numPr>
        <w:ind w:firstLineChars="0"/>
      </w:pPr>
      <w:r>
        <w:rPr>
          <w:rFonts w:hint="eastAsia"/>
        </w:rPr>
        <w:t>对网络资源访问权限进行分类：可将网络资源访问权限定义为互联网访问权限、内网访问权限（打印机资源访问权限、网络设备管理地址访问权限、ERP等业务系统访问权限等）。</w:t>
      </w:r>
    </w:p>
    <w:p w14:paraId="5C41F1F6" w14:textId="77777777" w:rsidR="00456954" w:rsidRDefault="00000000">
      <w:r>
        <w:rPr>
          <w:rFonts w:hint="eastAsia"/>
        </w:rPr>
        <w:t>NAC系统</w:t>
      </w:r>
      <w:proofErr w:type="gramStart"/>
      <w:r>
        <w:rPr>
          <w:rFonts w:hint="eastAsia"/>
        </w:rPr>
        <w:t>基于社</w:t>
      </w:r>
      <w:proofErr w:type="gramEnd"/>
      <w:r>
        <w:rPr>
          <w:rFonts w:hint="eastAsia"/>
        </w:rPr>
        <w:t>本部网络使用场景进行网络准入规划设计，采用RBAC模型，基于角色进行访问控制，为不同的角色分配不同的访问权限。</w:t>
      </w:r>
    </w:p>
    <w:p w14:paraId="68EC6459" w14:textId="77777777" w:rsidR="00456954" w:rsidRDefault="00000000">
      <w:pPr>
        <w:pStyle w:val="3"/>
        <w:ind w:firstLine="643"/>
      </w:pPr>
      <w:bookmarkStart w:id="34" w:name="_Toc179461193"/>
      <w:bookmarkStart w:id="35" w:name="_Toc9173"/>
      <w:r>
        <w:rPr>
          <w:rFonts w:hint="eastAsia"/>
        </w:rPr>
        <w:t>网络接入认证方式规划</w:t>
      </w:r>
      <w:bookmarkEnd w:id="34"/>
    </w:p>
    <w:p w14:paraId="4FD29F72" w14:textId="77777777" w:rsidR="00456954" w:rsidRDefault="00000000">
      <w:pPr>
        <w:pStyle w:val="4"/>
        <w:ind w:firstLine="602"/>
      </w:pPr>
      <w:bookmarkStart w:id="36" w:name="_Toc179461194"/>
      <w:r>
        <w:rPr>
          <w:rFonts w:hint="eastAsia"/>
        </w:rPr>
        <w:t>NAC</w:t>
      </w:r>
      <w:r>
        <w:rPr>
          <w:rFonts w:hint="eastAsia"/>
        </w:rPr>
        <w:t>支持的常见认证方式</w:t>
      </w:r>
      <w:bookmarkEnd w:id="35"/>
      <w:bookmarkEnd w:id="36"/>
    </w:p>
    <w:p w14:paraId="5E3BAE95" w14:textId="77777777" w:rsidR="00456954" w:rsidRDefault="00000000">
      <w:pPr>
        <w:pStyle w:val="aa"/>
        <w:numPr>
          <w:ilvl w:val="0"/>
          <w:numId w:val="8"/>
        </w:numPr>
        <w:ind w:firstLineChars="0"/>
      </w:pPr>
      <w:bookmarkStart w:id="37" w:name="_Toc21571"/>
      <w:r>
        <w:rPr>
          <w:rFonts w:hint="eastAsia"/>
        </w:rPr>
        <w:t>802.1x认证</w:t>
      </w:r>
      <w:bookmarkEnd w:id="37"/>
    </w:p>
    <w:p w14:paraId="32A55FA0" w14:textId="77777777" w:rsidR="00456954" w:rsidRDefault="00000000">
      <w:r>
        <w:rPr>
          <w:rFonts w:hint="eastAsia"/>
        </w:rPr>
        <w:t>适用于实现终端PC用户通过802.1x认证接入网络，NAC系统服务器对接入认证客户端身份进行校验</w:t>
      </w:r>
      <w:proofErr w:type="gramStart"/>
      <w:r>
        <w:rPr>
          <w:rFonts w:hint="eastAsia"/>
        </w:rPr>
        <w:t>后判断</w:t>
      </w:r>
      <w:proofErr w:type="gramEnd"/>
      <w:r>
        <w:rPr>
          <w:rFonts w:hint="eastAsia"/>
        </w:rPr>
        <w:t>是否允许接入。</w:t>
      </w:r>
    </w:p>
    <w:p w14:paraId="0D523A45" w14:textId="77777777" w:rsidR="00456954" w:rsidRDefault="00000000">
      <w:r>
        <w:rPr>
          <w:noProof/>
        </w:rPr>
        <w:drawing>
          <wp:inline distT="0" distB="0" distL="114300" distR="114300" wp14:anchorId="4B8B37E1" wp14:editId="36EB8490">
            <wp:extent cx="3462655" cy="2872105"/>
            <wp:effectExtent l="0" t="0" r="4445" b="1079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5"/>
                    <a:stretch>
                      <a:fillRect/>
                    </a:stretch>
                  </pic:blipFill>
                  <pic:spPr>
                    <a:xfrm>
                      <a:off x="0" y="0"/>
                      <a:ext cx="3462655" cy="2872105"/>
                    </a:xfrm>
                    <a:prstGeom prst="rect">
                      <a:avLst/>
                    </a:prstGeom>
                    <a:noFill/>
                    <a:ln>
                      <a:noFill/>
                    </a:ln>
                  </pic:spPr>
                </pic:pic>
              </a:graphicData>
            </a:graphic>
          </wp:inline>
        </w:drawing>
      </w:r>
    </w:p>
    <w:p w14:paraId="269224F0" w14:textId="77777777" w:rsidR="00456954" w:rsidRDefault="00000000">
      <w:r>
        <w:rPr>
          <w:rFonts w:hint="eastAsia"/>
        </w:rPr>
        <w:lastRenderedPageBreak/>
        <w:t>802.1x认证优势：</w:t>
      </w:r>
    </w:p>
    <w:p w14:paraId="4F9FC3AF" w14:textId="77777777" w:rsidR="00456954" w:rsidRDefault="00000000">
      <w:pPr>
        <w:pStyle w:val="aa"/>
        <w:numPr>
          <w:ilvl w:val="0"/>
          <w:numId w:val="9"/>
        </w:numPr>
        <w:ind w:firstLineChars="0"/>
      </w:pPr>
      <w:r>
        <w:rPr>
          <w:rFonts w:hint="eastAsia"/>
        </w:rPr>
        <w:t>802.1x协议为二层协议，不需要到达三层，而且接入层交换机无需支持802.1q的VLAN，对设备的整体性能要求不高，可以有效降低建网成本。</w:t>
      </w:r>
    </w:p>
    <w:p w14:paraId="3F22E8C4" w14:textId="77777777" w:rsidR="00456954" w:rsidRDefault="00000000">
      <w:pPr>
        <w:pStyle w:val="aa"/>
        <w:numPr>
          <w:ilvl w:val="0"/>
          <w:numId w:val="9"/>
        </w:numPr>
        <w:ind w:firstLineChars="0"/>
      </w:pPr>
      <w:r>
        <w:t>通过组播实现，解决其他认证协议广播问题，对组播业务的支持性好。业务报文直接承载在正常的二层报文上；用户通过认证后，业务流和认证</w:t>
      </w:r>
      <w:proofErr w:type="gramStart"/>
      <w:r>
        <w:t>流实现</w:t>
      </w:r>
      <w:proofErr w:type="gramEnd"/>
      <w:r>
        <w:t>分离，对后续的数据包处理没有特殊要求</w:t>
      </w:r>
      <w:r>
        <w:rPr>
          <w:rFonts w:hint="eastAsia"/>
        </w:rPr>
        <w:t>。</w:t>
      </w:r>
    </w:p>
    <w:p w14:paraId="39487907" w14:textId="77777777" w:rsidR="00456954" w:rsidRDefault="00000000">
      <w:r>
        <w:rPr>
          <w:rFonts w:hint="eastAsia"/>
        </w:rPr>
        <w:t>802.1x认证缺点：</w:t>
      </w:r>
    </w:p>
    <w:p w14:paraId="2C57C282" w14:textId="77777777" w:rsidR="00456954" w:rsidRDefault="00000000">
      <w:pPr>
        <w:pStyle w:val="aa"/>
        <w:numPr>
          <w:ilvl w:val="0"/>
          <w:numId w:val="9"/>
        </w:numPr>
        <w:ind w:firstLineChars="0"/>
      </w:pPr>
      <w:r>
        <w:t>需要</w:t>
      </w:r>
      <w:r>
        <w:rPr>
          <w:rFonts w:hint="eastAsia"/>
        </w:rPr>
        <w:t>客户端</w:t>
      </w:r>
      <w:proofErr w:type="gramStart"/>
      <w:r>
        <w:rPr>
          <w:rFonts w:hint="eastAsia"/>
        </w:rPr>
        <w:t>支持自</w:t>
      </w:r>
      <w:proofErr w:type="gramEnd"/>
      <w:r>
        <w:rPr>
          <w:rFonts w:hint="eastAsia"/>
        </w:rPr>
        <w:t>带802.1X客户端，否则需要安装</w:t>
      </w:r>
      <w:r>
        <w:t>特定客户端软件</w:t>
      </w:r>
      <w:r>
        <w:rPr>
          <w:rFonts w:hint="eastAsia"/>
        </w:rPr>
        <w:t>。</w:t>
      </w:r>
    </w:p>
    <w:p w14:paraId="3DCDBB36" w14:textId="77777777" w:rsidR="00456954" w:rsidRDefault="00000000">
      <w:pPr>
        <w:pStyle w:val="aa"/>
        <w:numPr>
          <w:ilvl w:val="0"/>
          <w:numId w:val="9"/>
        </w:numPr>
        <w:ind w:firstLineChars="0"/>
      </w:pPr>
      <w:r>
        <w:t>网络现有楼道交换机的问题：由于802.1x是比较新的二层协议，要求楼道交换机支持认证</w:t>
      </w:r>
      <w:proofErr w:type="gramStart"/>
      <w:r>
        <w:t>报文透传或</w:t>
      </w:r>
      <w:proofErr w:type="gramEnd"/>
      <w:r>
        <w:t>完成认证过程，因此在全面采用该协议的过程中，存在对已经在网上的用户交换机的升级处理问题；</w:t>
      </w:r>
    </w:p>
    <w:p w14:paraId="1893D31F" w14:textId="77777777" w:rsidR="00456954" w:rsidRDefault="00000000">
      <w:pPr>
        <w:pStyle w:val="aa"/>
        <w:numPr>
          <w:ilvl w:val="0"/>
          <w:numId w:val="9"/>
        </w:numPr>
        <w:ind w:firstLineChars="0"/>
      </w:pPr>
      <w:r>
        <w:t>IP地址分配和网络安全问题：802.1x协议是一个2层协议，只负责完成对用户端口的认证控制，对于完成端口认证后，用户进入三层IP网络后，需要继续解决用户IP地址分配、三层网络安全等问题，因此，单靠以太网交换机</w:t>
      </w:r>
      <w:r>
        <w:rPr>
          <w:rFonts w:hint="eastAsia"/>
        </w:rPr>
        <w:t>加</w:t>
      </w:r>
      <w:r>
        <w:t>802.1x，无法全面解决城域网以太接入的可运营、可管理以及接入安全性等方面的问题；</w:t>
      </w:r>
    </w:p>
    <w:p w14:paraId="7A171131" w14:textId="77777777" w:rsidR="00456954" w:rsidRDefault="00000000">
      <w:pPr>
        <w:pStyle w:val="aa"/>
        <w:numPr>
          <w:ilvl w:val="0"/>
          <w:numId w:val="8"/>
        </w:numPr>
        <w:ind w:firstLineChars="0"/>
      </w:pPr>
      <w:bookmarkStart w:id="38" w:name="_Toc19915"/>
      <w:proofErr w:type="spellStart"/>
      <w:r>
        <w:rPr>
          <w:rFonts w:hint="eastAsia"/>
        </w:rPr>
        <w:t>Web+Portal</w:t>
      </w:r>
      <w:proofErr w:type="spellEnd"/>
      <w:r>
        <w:rPr>
          <w:rFonts w:hint="eastAsia"/>
        </w:rPr>
        <w:t>认证</w:t>
      </w:r>
      <w:bookmarkEnd w:id="38"/>
    </w:p>
    <w:p w14:paraId="61FB8933" w14:textId="77777777" w:rsidR="00456954" w:rsidRDefault="00000000">
      <w:r>
        <w:rPr>
          <w:rFonts w:hint="eastAsia"/>
        </w:rPr>
        <w:lastRenderedPageBreak/>
        <w:t>适用于在终端PC或者移动终端设备上，用户通过浏览器接入网络，NAC系统服务器对接入认证客户端身份进行校验</w:t>
      </w:r>
      <w:proofErr w:type="gramStart"/>
      <w:r>
        <w:rPr>
          <w:rFonts w:hint="eastAsia"/>
        </w:rPr>
        <w:t>后判断</w:t>
      </w:r>
      <w:proofErr w:type="gramEnd"/>
      <w:r>
        <w:rPr>
          <w:rFonts w:hint="eastAsia"/>
        </w:rPr>
        <w:t>是否允许接入。</w:t>
      </w:r>
    </w:p>
    <w:p w14:paraId="09CB41DF" w14:textId="77777777" w:rsidR="00456954" w:rsidRDefault="00000000">
      <w:r>
        <w:rPr>
          <w:rFonts w:hint="eastAsia"/>
        </w:rPr>
        <w:t>Portal认证的基本过程是：客户机首先通过DHCP协议获取到IP地址（也可以使用静态IP地址），但是客户使用获取到的IP地址并不能登上Internet，在认证通过前只能访问特定的IP地址，这个地址通常是PORTAL服务器的IP地址。用户登录到NAC系统集成的Portal Server后，可以浏览上面的内容，比如广告、新闻等免费信息，同时用户还可以在网页上输入用户名和密码，它们会被WEB客户端应用程序传给Portal Server，再由Portal Server与NAS之间</w:t>
      </w:r>
      <w:proofErr w:type="gramStart"/>
      <w:r>
        <w:rPr>
          <w:rFonts w:hint="eastAsia"/>
        </w:rPr>
        <w:t>交互来</w:t>
      </w:r>
      <w:proofErr w:type="gramEnd"/>
      <w:r>
        <w:rPr>
          <w:rFonts w:hint="eastAsia"/>
        </w:rPr>
        <w:t>实现用户的认证。</w:t>
      </w:r>
    </w:p>
    <w:p w14:paraId="55AAC168" w14:textId="77777777" w:rsidR="00456954" w:rsidRDefault="00000000">
      <w:r>
        <w:rPr>
          <w:rFonts w:hint="eastAsia"/>
        </w:rPr>
        <w:t>Portal Server在获得用户的用户名和密码外，还会得到用户的IP地址，以它为索引来标识用户。然后Portal Server与NAS之间用Portal协议直接通信，而NAS又与RADIUS服务器直接通信完成用户的认证和上线过程。</w:t>
      </w:r>
    </w:p>
    <w:p w14:paraId="12CA91DE" w14:textId="77777777" w:rsidR="00456954" w:rsidRDefault="00000000">
      <w:proofErr w:type="spellStart"/>
      <w:r>
        <w:t>Web+Portal</w:t>
      </w:r>
      <w:proofErr w:type="spellEnd"/>
      <w:r>
        <w:rPr>
          <w:rFonts w:hint="eastAsia"/>
        </w:rPr>
        <w:t>优势：</w:t>
      </w:r>
    </w:p>
    <w:p w14:paraId="004AB863" w14:textId="77777777" w:rsidR="00456954" w:rsidRDefault="00000000">
      <w:pPr>
        <w:pStyle w:val="aa"/>
        <w:numPr>
          <w:ilvl w:val="0"/>
          <w:numId w:val="9"/>
        </w:numPr>
        <w:ind w:firstLineChars="0"/>
      </w:pPr>
      <w:r>
        <w:rPr>
          <w:rFonts w:hint="eastAsia"/>
        </w:rPr>
        <w:t>不需要特殊的客户端软件，降低网络维护工作量</w:t>
      </w:r>
    </w:p>
    <w:p w14:paraId="4D904D0F" w14:textId="77777777" w:rsidR="00456954" w:rsidRDefault="00000000">
      <w:pPr>
        <w:pStyle w:val="aa"/>
        <w:numPr>
          <w:ilvl w:val="0"/>
          <w:numId w:val="9"/>
        </w:numPr>
        <w:ind w:firstLineChars="0"/>
      </w:pPr>
      <w:r>
        <w:rPr>
          <w:rFonts w:hint="eastAsia"/>
        </w:rPr>
        <w:t>可以提供Portal等业务认证</w:t>
      </w:r>
    </w:p>
    <w:p w14:paraId="33E920E7" w14:textId="77777777" w:rsidR="00456954" w:rsidRDefault="00000000">
      <w:proofErr w:type="spellStart"/>
      <w:r>
        <w:t>Web+Portal</w:t>
      </w:r>
      <w:proofErr w:type="spellEnd"/>
      <w:r>
        <w:rPr>
          <w:rFonts w:hint="eastAsia"/>
        </w:rPr>
        <w:t>缺点：</w:t>
      </w:r>
    </w:p>
    <w:p w14:paraId="11A007BA" w14:textId="77777777" w:rsidR="00456954" w:rsidRDefault="00000000">
      <w:pPr>
        <w:pStyle w:val="aa"/>
        <w:numPr>
          <w:ilvl w:val="0"/>
          <w:numId w:val="9"/>
        </w:numPr>
        <w:ind w:firstLineChars="0"/>
      </w:pPr>
      <w:r>
        <w:rPr>
          <w:rFonts w:hint="eastAsia"/>
        </w:rPr>
        <w:t>WEB承载在7层协议上，对于设备的要求较高，建网成本高</w:t>
      </w:r>
    </w:p>
    <w:p w14:paraId="43551AD3" w14:textId="77777777" w:rsidR="00456954" w:rsidRDefault="00000000">
      <w:pPr>
        <w:pStyle w:val="aa"/>
        <w:numPr>
          <w:ilvl w:val="0"/>
          <w:numId w:val="9"/>
        </w:numPr>
        <w:ind w:firstLineChars="0"/>
      </w:pPr>
      <w:r>
        <w:rPr>
          <w:rFonts w:hint="eastAsia"/>
        </w:rPr>
        <w:t>用户连接性差，不容易检测用户离线，基于时间的计费较</w:t>
      </w:r>
      <w:r>
        <w:rPr>
          <w:rFonts w:hint="eastAsia"/>
        </w:rPr>
        <w:lastRenderedPageBreak/>
        <w:t>难实现</w:t>
      </w:r>
    </w:p>
    <w:p w14:paraId="32F2E998" w14:textId="77777777" w:rsidR="00456954" w:rsidRDefault="00000000">
      <w:pPr>
        <w:pStyle w:val="aa"/>
        <w:numPr>
          <w:ilvl w:val="0"/>
          <w:numId w:val="9"/>
        </w:numPr>
        <w:ind w:firstLineChars="0"/>
      </w:pPr>
      <w:r>
        <w:t>易用性不够好，用户在访问网络前，不管是 TELNET、FTP还是其它业务，必须使用浏览器进行WEB认证；</w:t>
      </w:r>
    </w:p>
    <w:p w14:paraId="2BF83700" w14:textId="77777777" w:rsidR="00456954" w:rsidRDefault="00000000">
      <w:pPr>
        <w:pStyle w:val="aa"/>
        <w:numPr>
          <w:ilvl w:val="0"/>
          <w:numId w:val="9"/>
        </w:numPr>
        <w:ind w:firstLineChars="0"/>
      </w:pPr>
      <w:r>
        <w:t>IP地址的分配在用户认证前，如果用户不是上网用户，则会造成地址的浪费，而且不便于多ISP的支持</w:t>
      </w:r>
    </w:p>
    <w:p w14:paraId="6C62B91D" w14:textId="77777777" w:rsidR="00456954" w:rsidRDefault="00000000">
      <w:pPr>
        <w:pStyle w:val="aa"/>
        <w:numPr>
          <w:ilvl w:val="0"/>
          <w:numId w:val="9"/>
        </w:numPr>
        <w:ind w:firstLineChars="0"/>
      </w:pPr>
      <w:r>
        <w:t>认证前后业务流和数据流无法区分</w:t>
      </w:r>
    </w:p>
    <w:p w14:paraId="22647DA1" w14:textId="77777777" w:rsidR="00456954" w:rsidRDefault="00000000">
      <w:pPr>
        <w:pStyle w:val="aa"/>
        <w:numPr>
          <w:ilvl w:val="0"/>
          <w:numId w:val="8"/>
        </w:numPr>
        <w:ind w:firstLineChars="0"/>
      </w:pPr>
      <w:bookmarkStart w:id="39" w:name="_Toc16298"/>
      <w:r>
        <w:rPr>
          <w:rFonts w:hint="eastAsia"/>
        </w:rPr>
        <w:t>MAC认证</w:t>
      </w:r>
      <w:bookmarkEnd w:id="39"/>
    </w:p>
    <w:p w14:paraId="04345924" w14:textId="77777777" w:rsidR="00456954" w:rsidRDefault="00000000">
      <w:r>
        <w:rPr>
          <w:rFonts w:hint="eastAsia"/>
        </w:rPr>
        <w:t>适用于</w:t>
      </w:r>
      <w:r>
        <w:rPr>
          <w:rFonts w:hint="eastAsia"/>
          <w:b/>
          <w:bCs/>
        </w:rPr>
        <w:t>哑终端（网络打印机、IP电话、网络摄像头等）</w:t>
      </w:r>
      <w:r>
        <w:rPr>
          <w:rFonts w:hint="eastAsia"/>
        </w:rPr>
        <w:t>通过MAC地址认证接入网络，NAC服务器对已经添加MAC地址白名单进行比对，校验</w:t>
      </w:r>
      <w:proofErr w:type="gramStart"/>
      <w:r>
        <w:rPr>
          <w:rFonts w:hint="eastAsia"/>
        </w:rPr>
        <w:t>后判断</w:t>
      </w:r>
      <w:proofErr w:type="gramEnd"/>
      <w:r>
        <w:rPr>
          <w:rFonts w:hint="eastAsia"/>
        </w:rPr>
        <w:t>是否允许接入。</w:t>
      </w:r>
    </w:p>
    <w:p w14:paraId="674C70C6" w14:textId="77777777" w:rsidR="00456954" w:rsidRDefault="00000000">
      <w:r>
        <w:rPr>
          <w:rFonts w:hint="eastAsia"/>
        </w:rPr>
        <w:t>MAC地址用户名：NAC使用哑终端的MAC地址作为认证时的用户名和密码。简单来讲，设备在首次检测到用户的MAC地址以后，即启动对该用户的认证操作。认证过程中，也不需要用户手动输入用户名或者密码。</w:t>
      </w:r>
    </w:p>
    <w:p w14:paraId="7A8F4CB2" w14:textId="77777777" w:rsidR="00456954" w:rsidRDefault="00000000">
      <w:pPr>
        <w:pStyle w:val="aa"/>
        <w:numPr>
          <w:ilvl w:val="0"/>
          <w:numId w:val="8"/>
        </w:numPr>
        <w:ind w:firstLineChars="0"/>
      </w:pPr>
      <w:bookmarkStart w:id="40" w:name="_Toc4569"/>
      <w:r>
        <w:rPr>
          <w:rFonts w:hint="eastAsia"/>
        </w:rPr>
        <w:t>短信认证</w:t>
      </w:r>
      <w:bookmarkEnd w:id="40"/>
    </w:p>
    <w:p w14:paraId="667E30AA" w14:textId="77777777" w:rsidR="00456954" w:rsidRDefault="00000000">
      <w:r>
        <w:rPr>
          <w:rFonts w:hint="eastAsia"/>
        </w:rPr>
        <w:t>短信注册的基本原理：上网用户没有上网账号但是又需要接入网络，上网用户可通过短信注册的方式(需要输入手机号)自助注册上网账号，上网用户提交注册申请后，系统使用上网用户的手机号作为用户名并生成6位数字的随机密码添加用户信息，并将用户名与随机密码以短信的方式通知给上网用户。</w:t>
      </w:r>
    </w:p>
    <w:p w14:paraId="121DC818" w14:textId="77777777" w:rsidR="00456954" w:rsidRDefault="00000000">
      <w:pPr>
        <w:pStyle w:val="aa"/>
        <w:numPr>
          <w:ilvl w:val="0"/>
          <w:numId w:val="8"/>
        </w:numPr>
        <w:ind w:firstLineChars="0"/>
      </w:pPr>
      <w:bookmarkStart w:id="41" w:name="_Toc24667"/>
      <w:proofErr w:type="gramStart"/>
      <w:r>
        <w:rPr>
          <w:rFonts w:hint="eastAsia"/>
          <w:lang w:val="zh-CN"/>
        </w:rPr>
        <w:t>二维码授权</w:t>
      </w:r>
      <w:proofErr w:type="gramEnd"/>
      <w:r>
        <w:rPr>
          <w:rFonts w:hint="eastAsia"/>
          <w:lang w:val="zh-CN"/>
        </w:rPr>
        <w:t>认证</w:t>
      </w:r>
      <w:bookmarkEnd w:id="41"/>
    </w:p>
    <w:p w14:paraId="1B920E7F" w14:textId="77777777" w:rsidR="00456954" w:rsidRDefault="00000000">
      <w:r>
        <w:rPr>
          <w:rFonts w:hint="eastAsia"/>
        </w:rPr>
        <w:t>主要用于</w:t>
      </w:r>
      <w:r>
        <w:rPr>
          <w:rFonts w:hint="eastAsia"/>
          <w:b/>
          <w:bCs/>
        </w:rPr>
        <w:t>接待访客</w:t>
      </w:r>
      <w:r>
        <w:rPr>
          <w:rFonts w:hint="eastAsia"/>
        </w:rPr>
        <w:t>使用，由原来的输入用户名密码的方式，转变</w:t>
      </w:r>
      <w:r>
        <w:rPr>
          <w:rFonts w:hint="eastAsia"/>
        </w:rPr>
        <w:lastRenderedPageBreak/>
        <w:t>成扫描</w:t>
      </w:r>
      <w:proofErr w:type="gramStart"/>
      <w:r>
        <w:rPr>
          <w:rFonts w:hint="eastAsia"/>
        </w:rPr>
        <w:t>二维码的</w:t>
      </w:r>
      <w:proofErr w:type="gramEnd"/>
      <w:r>
        <w:rPr>
          <w:rFonts w:hint="eastAsia"/>
        </w:rPr>
        <w:t>方式，从而给用户带来方便，极大地提高了用户的体验。</w:t>
      </w:r>
    </w:p>
    <w:p w14:paraId="4D42E671" w14:textId="77777777" w:rsidR="00456954" w:rsidRDefault="00000000">
      <w:pPr>
        <w:rPr>
          <w:b/>
          <w:bCs/>
        </w:rPr>
      </w:pPr>
      <w:proofErr w:type="gramStart"/>
      <w:r>
        <w:rPr>
          <w:rFonts w:hint="eastAsia"/>
        </w:rPr>
        <w:t>二维码认证</w:t>
      </w:r>
      <w:proofErr w:type="gramEnd"/>
      <w:r>
        <w:rPr>
          <w:rFonts w:hint="eastAsia"/>
        </w:rPr>
        <w:t>的基本原理是将访客的终端信息以</w:t>
      </w:r>
      <w:proofErr w:type="gramStart"/>
      <w:r>
        <w:rPr>
          <w:rFonts w:hint="eastAsia"/>
        </w:rPr>
        <w:t>二维码图案</w:t>
      </w:r>
      <w:proofErr w:type="gramEnd"/>
      <w:r>
        <w:rPr>
          <w:rFonts w:hint="eastAsia"/>
        </w:rPr>
        <w:t>的方式存储，不同的设备跳转到</w:t>
      </w:r>
      <w:proofErr w:type="gramStart"/>
      <w:r>
        <w:rPr>
          <w:rFonts w:hint="eastAsia"/>
        </w:rPr>
        <w:t>二维码认证</w:t>
      </w:r>
      <w:proofErr w:type="gramEnd"/>
      <w:r>
        <w:rPr>
          <w:rFonts w:hint="eastAsia"/>
        </w:rPr>
        <w:t>页面所包含的信息是不一样的。访客用户将</w:t>
      </w:r>
      <w:proofErr w:type="gramStart"/>
      <w:r>
        <w:rPr>
          <w:rFonts w:hint="eastAsia"/>
        </w:rPr>
        <w:t>二维码图案</w:t>
      </w:r>
      <w:proofErr w:type="gramEnd"/>
      <w:r>
        <w:rPr>
          <w:rFonts w:hint="eastAsia"/>
        </w:rPr>
        <w:t>给已经安全接入的用户（普通用户）扫描，该安全用户协助访客认证成功，并打开上网的通道，从而使访客可以访问网络。</w:t>
      </w:r>
      <w:r>
        <w:rPr>
          <w:rFonts w:hint="eastAsia"/>
          <w:b/>
          <w:bCs/>
        </w:rPr>
        <w:t>在此过程中，管理员无须为来访者创建用户名和密码，只需要接待访客的普通员工为来访者扫描</w:t>
      </w:r>
      <w:proofErr w:type="gramStart"/>
      <w:r>
        <w:rPr>
          <w:rFonts w:hint="eastAsia"/>
          <w:b/>
          <w:bCs/>
        </w:rPr>
        <w:t>二维码就</w:t>
      </w:r>
      <w:proofErr w:type="gramEnd"/>
      <w:r>
        <w:rPr>
          <w:rFonts w:hint="eastAsia"/>
          <w:b/>
          <w:bCs/>
        </w:rPr>
        <w:t>会自动创建一个包含有接待者信息的用户名和密码，可以追溯到该访客是由谁开户并接待的，从而在减轻管理员工作的情况下，安全性也有所保障。</w:t>
      </w:r>
    </w:p>
    <w:p w14:paraId="1A8F61C2" w14:textId="77777777" w:rsidR="00456954" w:rsidRDefault="00000000">
      <w:r>
        <w:rPr>
          <w:rFonts w:hint="eastAsia"/>
        </w:rPr>
        <w:t>NAC支持已经通过1x认证成功的用户或Web认证成功的用户、MAC地址认证成功的用户为访客扫描二维码，而访客是不允许给访客扫描</w:t>
      </w:r>
      <w:proofErr w:type="gramStart"/>
      <w:r>
        <w:rPr>
          <w:rFonts w:hint="eastAsia"/>
        </w:rPr>
        <w:t>二维码的</w:t>
      </w:r>
      <w:proofErr w:type="gramEnd"/>
      <w:r>
        <w:rPr>
          <w:rFonts w:hint="eastAsia"/>
        </w:rPr>
        <w:t>，以确保网络的安全边界。</w:t>
      </w:r>
    </w:p>
    <w:p w14:paraId="09A607C0" w14:textId="77777777" w:rsidR="00456954" w:rsidRDefault="00000000">
      <w:pPr>
        <w:pStyle w:val="4"/>
        <w:ind w:firstLine="602"/>
      </w:pPr>
      <w:bookmarkStart w:id="42" w:name="_Toc6593"/>
      <w:bookmarkStart w:id="43" w:name="_Toc179461195"/>
      <w:r>
        <w:rPr>
          <w:rFonts w:hint="eastAsia"/>
        </w:rPr>
        <w:t>网络接入认证方案</w:t>
      </w:r>
      <w:bookmarkEnd w:id="42"/>
      <w:r>
        <w:rPr>
          <w:rFonts w:hint="eastAsia"/>
        </w:rPr>
        <w:t>选型</w:t>
      </w:r>
      <w:bookmarkEnd w:id="43"/>
    </w:p>
    <w:p w14:paraId="41841409" w14:textId="77777777" w:rsidR="00456954" w:rsidRDefault="00000000">
      <w:r>
        <w:rPr>
          <w:rFonts w:hint="eastAsia"/>
        </w:rPr>
        <w:t>根据上文NAC支持的各种认证方式的优缺点进行分析，结合我社办公网络实际情况，针对不同的认证场景拟采用的认证方式如下：</w:t>
      </w:r>
    </w:p>
    <w:p w14:paraId="03017B75" w14:textId="77777777" w:rsidR="00456954" w:rsidRDefault="00000000">
      <w:pPr>
        <w:pStyle w:val="aa"/>
        <w:numPr>
          <w:ilvl w:val="0"/>
          <w:numId w:val="10"/>
        </w:numPr>
        <w:ind w:firstLineChars="0"/>
      </w:pPr>
      <w:r>
        <w:rPr>
          <w:rFonts w:hint="eastAsia"/>
        </w:rPr>
        <w:t>内部员工（社领导组、中层干部组、普通员工组）、外部人员（驻场服务人员）网络接入认证——802.1X</w:t>
      </w:r>
    </w:p>
    <w:p w14:paraId="6AE9F757" w14:textId="77777777" w:rsidR="00456954" w:rsidRDefault="00000000">
      <w:pPr>
        <w:pStyle w:val="aa"/>
        <w:numPr>
          <w:ilvl w:val="0"/>
          <w:numId w:val="10"/>
        </w:numPr>
        <w:ind w:firstLineChars="0"/>
      </w:pPr>
      <w:r>
        <w:rPr>
          <w:rFonts w:hint="eastAsia"/>
        </w:rPr>
        <w:t>外部访客（临时到访人员）网络接入认证——</w:t>
      </w:r>
      <w:proofErr w:type="gramStart"/>
      <w:r>
        <w:rPr>
          <w:rFonts w:hint="eastAsia"/>
        </w:rPr>
        <w:t>二维码授权</w:t>
      </w:r>
      <w:proofErr w:type="gramEnd"/>
      <w:r>
        <w:rPr>
          <w:rFonts w:hint="eastAsia"/>
        </w:rPr>
        <w:t>认证</w:t>
      </w:r>
    </w:p>
    <w:p w14:paraId="7CF6C708" w14:textId="77777777" w:rsidR="00456954" w:rsidRDefault="00000000">
      <w:pPr>
        <w:pStyle w:val="aa"/>
        <w:numPr>
          <w:ilvl w:val="0"/>
          <w:numId w:val="10"/>
        </w:numPr>
        <w:ind w:firstLineChars="0"/>
      </w:pPr>
      <w:r>
        <w:rPr>
          <w:rFonts w:hint="eastAsia"/>
        </w:rPr>
        <w:t>外部访客（临时参会人员）网络接入认证——短信认证</w:t>
      </w:r>
    </w:p>
    <w:p w14:paraId="2CC2BB85" w14:textId="77777777" w:rsidR="00456954" w:rsidRDefault="00000000">
      <w:pPr>
        <w:pStyle w:val="aa"/>
        <w:numPr>
          <w:ilvl w:val="0"/>
          <w:numId w:val="10"/>
        </w:numPr>
        <w:ind w:firstLineChars="0"/>
      </w:pPr>
      <w:r>
        <w:rPr>
          <w:rFonts w:hint="eastAsia"/>
        </w:rPr>
        <w:lastRenderedPageBreak/>
        <w:t>哑终端网络接入认证——MAC认证</w:t>
      </w:r>
    </w:p>
    <w:p w14:paraId="45A0B1E9" w14:textId="77777777" w:rsidR="00456954" w:rsidRDefault="00000000">
      <w:pPr>
        <w:pStyle w:val="3"/>
        <w:ind w:firstLine="643"/>
      </w:pPr>
      <w:bookmarkStart w:id="44" w:name="_Toc3453"/>
      <w:bookmarkStart w:id="45" w:name="_Toc179461196"/>
      <w:r>
        <w:rPr>
          <w:rFonts w:hint="eastAsia"/>
        </w:rPr>
        <w:t>网络接入控制</w:t>
      </w:r>
      <w:bookmarkEnd w:id="44"/>
      <w:r>
        <w:rPr>
          <w:rFonts w:hint="eastAsia"/>
        </w:rPr>
        <w:t>方案</w:t>
      </w:r>
      <w:bookmarkEnd w:id="45"/>
    </w:p>
    <w:p w14:paraId="40D61442" w14:textId="77777777" w:rsidR="00456954" w:rsidRDefault="00000000">
      <w:r>
        <w:rPr>
          <w:rFonts w:hint="eastAsia"/>
        </w:rPr>
        <w:t>根据网络安全性的需要，可针对接入网络的用户进行如下方面的接入控制，避免非法终端接入网络：</w:t>
      </w:r>
    </w:p>
    <w:p w14:paraId="6FD3EEEE" w14:textId="77777777" w:rsidR="00456954" w:rsidRDefault="00000000">
      <w:pPr>
        <w:pStyle w:val="aa"/>
        <w:numPr>
          <w:ilvl w:val="0"/>
          <w:numId w:val="11"/>
        </w:numPr>
        <w:ind w:firstLineChars="0"/>
      </w:pPr>
      <w:r>
        <w:rPr>
          <w:rFonts w:hint="eastAsia"/>
        </w:rPr>
        <w:t>接入方式控制</w:t>
      </w:r>
    </w:p>
    <w:p w14:paraId="30822130" w14:textId="77777777" w:rsidR="00456954" w:rsidRDefault="00000000">
      <w:pPr>
        <w:pStyle w:val="aa"/>
        <w:numPr>
          <w:ilvl w:val="1"/>
          <w:numId w:val="11"/>
        </w:numPr>
        <w:ind w:firstLineChars="0"/>
      </w:pPr>
      <w:r>
        <w:rPr>
          <w:rFonts w:hint="eastAsia"/>
        </w:rPr>
        <w:t>可对硬盘序列号进行校验，判断是否允许接入网络；</w:t>
      </w:r>
    </w:p>
    <w:p w14:paraId="0B400AAE" w14:textId="77777777" w:rsidR="00456954" w:rsidRDefault="00000000">
      <w:pPr>
        <w:pStyle w:val="aa"/>
        <w:numPr>
          <w:ilvl w:val="1"/>
          <w:numId w:val="11"/>
        </w:numPr>
        <w:ind w:firstLineChars="0"/>
      </w:pPr>
      <w:r>
        <w:rPr>
          <w:rFonts w:hint="eastAsia"/>
        </w:rPr>
        <w:t>可对IP地址进行校验，判断是否允许接入网络；</w:t>
      </w:r>
    </w:p>
    <w:p w14:paraId="32E65954" w14:textId="77777777" w:rsidR="00456954" w:rsidRDefault="00000000">
      <w:pPr>
        <w:pStyle w:val="aa"/>
        <w:numPr>
          <w:ilvl w:val="1"/>
          <w:numId w:val="11"/>
        </w:numPr>
        <w:ind w:firstLineChars="0"/>
      </w:pPr>
      <w:r>
        <w:rPr>
          <w:rFonts w:hint="eastAsia"/>
        </w:rPr>
        <w:t>可对用户的MAC地址进行校验，判断是否允许接入网络；</w:t>
      </w:r>
    </w:p>
    <w:p w14:paraId="49FDB41F" w14:textId="77777777" w:rsidR="00456954" w:rsidRDefault="00000000">
      <w:pPr>
        <w:pStyle w:val="aa"/>
        <w:numPr>
          <w:ilvl w:val="1"/>
          <w:numId w:val="11"/>
        </w:numPr>
        <w:ind w:firstLineChars="0"/>
      </w:pPr>
      <w:r>
        <w:rPr>
          <w:rFonts w:hint="eastAsia"/>
        </w:rPr>
        <w:t>可对IMSI号码/手机号进行校验，判断是否允许接入网络；</w:t>
      </w:r>
    </w:p>
    <w:p w14:paraId="24F3E37A" w14:textId="77777777" w:rsidR="00456954" w:rsidRDefault="00000000">
      <w:pPr>
        <w:pStyle w:val="aa"/>
        <w:numPr>
          <w:ilvl w:val="1"/>
          <w:numId w:val="11"/>
        </w:numPr>
        <w:ind w:firstLineChars="0"/>
      </w:pPr>
      <w:r>
        <w:rPr>
          <w:rFonts w:hint="eastAsia"/>
        </w:rPr>
        <w:t>可对网络设备IP进行校验，判断是否允许接入网络；</w:t>
      </w:r>
    </w:p>
    <w:p w14:paraId="3B6A8D79" w14:textId="77777777" w:rsidR="00456954" w:rsidRDefault="00000000">
      <w:pPr>
        <w:pStyle w:val="aa"/>
        <w:numPr>
          <w:ilvl w:val="1"/>
          <w:numId w:val="11"/>
        </w:numPr>
        <w:ind w:firstLineChars="0"/>
      </w:pPr>
      <w:r>
        <w:rPr>
          <w:rFonts w:hint="eastAsia"/>
        </w:rPr>
        <w:t>可对网络设备端口进行校验，判断是否允许接入网络；</w:t>
      </w:r>
    </w:p>
    <w:p w14:paraId="01C21FBF" w14:textId="77777777" w:rsidR="00456954" w:rsidRDefault="00000000">
      <w:pPr>
        <w:pStyle w:val="aa"/>
        <w:numPr>
          <w:ilvl w:val="1"/>
          <w:numId w:val="11"/>
        </w:numPr>
        <w:ind w:firstLineChars="0"/>
      </w:pPr>
      <w:r>
        <w:rPr>
          <w:rFonts w:hint="eastAsia"/>
        </w:rPr>
        <w:t>可对无线用户接入的无线SSID进行校验，判断是否允许接入网络。</w:t>
      </w:r>
    </w:p>
    <w:p w14:paraId="0F488C20" w14:textId="77777777" w:rsidR="00456954" w:rsidRDefault="00000000">
      <w:pPr>
        <w:pStyle w:val="aa"/>
        <w:numPr>
          <w:ilvl w:val="0"/>
          <w:numId w:val="11"/>
        </w:numPr>
        <w:ind w:firstLineChars="0"/>
      </w:pPr>
      <w:r>
        <w:rPr>
          <w:rFonts w:hint="eastAsia"/>
        </w:rPr>
        <w:t>网络信息绑定校验</w:t>
      </w:r>
    </w:p>
    <w:p w14:paraId="6D3461C5" w14:textId="77777777" w:rsidR="00456954" w:rsidRDefault="00000000">
      <w:pPr>
        <w:pStyle w:val="aa"/>
        <w:numPr>
          <w:ilvl w:val="1"/>
          <w:numId w:val="11"/>
        </w:numPr>
        <w:ind w:firstLineChars="0"/>
      </w:pPr>
      <w:r>
        <w:rPr>
          <w:rFonts w:hint="eastAsia"/>
        </w:rPr>
        <w:t>可选择是否绑定用户信息，禁止用户随意变更网络信息。控制认证用户必须在指定网络环境下（如固定IP）才能接入网络；</w:t>
      </w:r>
    </w:p>
    <w:p w14:paraId="0D97B19D" w14:textId="77777777" w:rsidR="00456954" w:rsidRDefault="00000000">
      <w:pPr>
        <w:pStyle w:val="aa"/>
        <w:numPr>
          <w:ilvl w:val="1"/>
          <w:numId w:val="11"/>
        </w:numPr>
        <w:ind w:firstLineChars="0"/>
      </w:pPr>
      <w:r>
        <w:rPr>
          <w:rFonts w:hint="eastAsia"/>
        </w:rPr>
        <w:t>可选择是否绑定计算机信息，禁止不合要求的计算机接入网络。控制计算机须具备指定网络信息（如固定IP、固定MAC等）才能接入网络；</w:t>
      </w:r>
    </w:p>
    <w:p w14:paraId="0F858F02" w14:textId="77777777" w:rsidR="00456954" w:rsidRDefault="00000000">
      <w:pPr>
        <w:pStyle w:val="aa"/>
        <w:numPr>
          <w:ilvl w:val="1"/>
          <w:numId w:val="11"/>
        </w:numPr>
        <w:ind w:firstLineChars="0"/>
      </w:pPr>
      <w:r>
        <w:rPr>
          <w:rFonts w:hint="eastAsia"/>
        </w:rPr>
        <w:t>可选择是否绑定SSID，对用户无线认证SSID绑定信息进</w:t>
      </w:r>
      <w:r>
        <w:rPr>
          <w:rFonts w:hint="eastAsia"/>
        </w:rPr>
        <w:lastRenderedPageBreak/>
        <w:t>行绑定校验，限制用户只能在特定的SSID认证成功。</w:t>
      </w:r>
    </w:p>
    <w:p w14:paraId="11CBF155" w14:textId="77777777" w:rsidR="00456954" w:rsidRDefault="00000000">
      <w:pPr>
        <w:pStyle w:val="aa"/>
        <w:numPr>
          <w:ilvl w:val="0"/>
          <w:numId w:val="11"/>
        </w:numPr>
        <w:ind w:firstLineChars="0"/>
      </w:pPr>
      <w:r>
        <w:rPr>
          <w:rFonts w:hint="eastAsia"/>
        </w:rPr>
        <w:t>接入区域控制</w:t>
      </w:r>
    </w:p>
    <w:p w14:paraId="57F606CB" w14:textId="77777777" w:rsidR="00456954" w:rsidRDefault="00000000">
      <w:pPr>
        <w:pStyle w:val="aa"/>
        <w:numPr>
          <w:ilvl w:val="1"/>
          <w:numId w:val="11"/>
        </w:numPr>
        <w:ind w:firstLineChars="0"/>
      </w:pPr>
      <w:r>
        <w:rPr>
          <w:rFonts w:hint="eastAsia"/>
        </w:rPr>
        <w:t>可选择限制用户仅允许在哪些交换机和AP下，被允许接入网络。</w:t>
      </w:r>
    </w:p>
    <w:p w14:paraId="146F8D70" w14:textId="77777777" w:rsidR="00456954" w:rsidRDefault="00000000">
      <w:pPr>
        <w:pStyle w:val="aa"/>
        <w:numPr>
          <w:ilvl w:val="0"/>
          <w:numId w:val="11"/>
        </w:numPr>
        <w:ind w:firstLineChars="0"/>
      </w:pPr>
      <w:r>
        <w:rPr>
          <w:rFonts w:hint="eastAsia"/>
        </w:rPr>
        <w:t>多终端限制及抢占</w:t>
      </w:r>
    </w:p>
    <w:p w14:paraId="1691C68D" w14:textId="77777777" w:rsidR="00456954" w:rsidRDefault="00000000">
      <w:pPr>
        <w:pStyle w:val="aa"/>
        <w:numPr>
          <w:ilvl w:val="1"/>
          <w:numId w:val="11"/>
        </w:numPr>
        <w:ind w:firstLineChars="0"/>
      </w:pPr>
      <w:r>
        <w:rPr>
          <w:rFonts w:hint="eastAsia"/>
        </w:rPr>
        <w:t>可限制同一个用户同时在线的数量控制，当超过允许的终端在线数量时，进行抢占上线，还是不允许上线。</w:t>
      </w:r>
    </w:p>
    <w:p w14:paraId="717ABFEC" w14:textId="77777777" w:rsidR="00456954" w:rsidRDefault="00000000">
      <w:pPr>
        <w:pStyle w:val="aa"/>
        <w:numPr>
          <w:ilvl w:val="0"/>
          <w:numId w:val="11"/>
        </w:numPr>
        <w:ind w:firstLineChars="0"/>
      </w:pPr>
      <w:r>
        <w:rPr>
          <w:rFonts w:hint="eastAsia"/>
        </w:rPr>
        <w:t>禁止上网时段控制</w:t>
      </w:r>
    </w:p>
    <w:p w14:paraId="0D21C37D" w14:textId="77777777" w:rsidR="00456954" w:rsidRDefault="00000000">
      <w:pPr>
        <w:pStyle w:val="aa"/>
        <w:numPr>
          <w:ilvl w:val="1"/>
          <w:numId w:val="11"/>
        </w:numPr>
        <w:ind w:firstLineChars="0"/>
      </w:pPr>
      <w:r>
        <w:rPr>
          <w:rFonts w:hint="eastAsia"/>
        </w:rPr>
        <w:t>禁止认证时段是指在指定时间段内无法进行认证。当用户原本处于未上线状态时进行认证将无法认证成功，当用户原本处于在线状态时，在指定的禁止认证时段将会强制下线，从而控制在某些时段禁止用户认证的效果。</w:t>
      </w:r>
    </w:p>
    <w:p w14:paraId="63554489" w14:textId="77777777" w:rsidR="00456954" w:rsidRDefault="00000000">
      <w:pPr>
        <w:pStyle w:val="aa"/>
        <w:numPr>
          <w:ilvl w:val="0"/>
          <w:numId w:val="11"/>
        </w:numPr>
        <w:ind w:firstLineChars="0"/>
      </w:pPr>
      <w:r>
        <w:rPr>
          <w:rFonts w:hint="eastAsia"/>
        </w:rPr>
        <w:t>终端类型控制</w:t>
      </w:r>
    </w:p>
    <w:p w14:paraId="59332977" w14:textId="77777777" w:rsidR="00456954" w:rsidRDefault="00000000">
      <w:pPr>
        <w:pStyle w:val="aa"/>
        <w:numPr>
          <w:ilvl w:val="1"/>
          <w:numId w:val="11"/>
        </w:numPr>
        <w:ind w:firstLineChars="0"/>
      </w:pPr>
      <w:r>
        <w:rPr>
          <w:rFonts w:hint="eastAsia"/>
        </w:rPr>
        <w:t>可对用户接入网络的终端硬件类型进行控制，如个人电脑、平板电脑、智能手机、全部；</w:t>
      </w:r>
    </w:p>
    <w:p w14:paraId="1ACA9113" w14:textId="77777777" w:rsidR="00456954" w:rsidRDefault="00000000">
      <w:pPr>
        <w:pStyle w:val="aa"/>
        <w:numPr>
          <w:ilvl w:val="1"/>
          <w:numId w:val="11"/>
        </w:numPr>
        <w:ind w:firstLineChars="0"/>
      </w:pPr>
      <w:r>
        <w:rPr>
          <w:rFonts w:hint="eastAsia"/>
        </w:rPr>
        <w:t>可对用户接入网络的终端操作系统类型进行控制，如Android、</w:t>
      </w:r>
      <w:proofErr w:type="spellStart"/>
      <w:r>
        <w:rPr>
          <w:rFonts w:hint="eastAsia"/>
        </w:rPr>
        <w:t>linux</w:t>
      </w:r>
      <w:proofErr w:type="spellEnd"/>
      <w:r>
        <w:rPr>
          <w:rFonts w:hint="eastAsia"/>
        </w:rPr>
        <w:t>、Mac OS、windows、IOS、其他。</w:t>
      </w:r>
    </w:p>
    <w:p w14:paraId="682C4D62" w14:textId="77777777" w:rsidR="00456954" w:rsidRDefault="00000000">
      <w:pPr>
        <w:pStyle w:val="3"/>
        <w:ind w:firstLine="643"/>
      </w:pPr>
      <w:bookmarkStart w:id="46" w:name="_Toc19435"/>
      <w:bookmarkStart w:id="47" w:name="_Toc179461197"/>
      <w:r>
        <w:rPr>
          <w:rFonts w:hint="eastAsia"/>
        </w:rPr>
        <w:t>网络访问控制</w:t>
      </w:r>
      <w:bookmarkEnd w:id="46"/>
      <w:r>
        <w:rPr>
          <w:rFonts w:hint="eastAsia"/>
        </w:rPr>
        <w:t>方案</w:t>
      </w:r>
      <w:bookmarkEnd w:id="47"/>
    </w:p>
    <w:p w14:paraId="06A18D62" w14:textId="77777777" w:rsidR="00456954" w:rsidRDefault="00000000">
      <w:pPr>
        <w:pStyle w:val="4"/>
        <w:ind w:firstLine="602"/>
      </w:pPr>
      <w:bookmarkStart w:id="48" w:name="_Toc5998"/>
      <w:bookmarkStart w:id="49" w:name="_Toc179461198"/>
      <w:r>
        <w:rPr>
          <w:rFonts w:hint="eastAsia"/>
        </w:rPr>
        <w:t>网络访问权限控制</w:t>
      </w:r>
      <w:bookmarkEnd w:id="48"/>
      <w:bookmarkEnd w:id="49"/>
    </w:p>
    <w:p w14:paraId="7EB9A7D6" w14:textId="77777777" w:rsidR="00456954" w:rsidRDefault="00000000">
      <w:r>
        <w:rPr>
          <w:rFonts w:hint="eastAsia"/>
        </w:rPr>
        <w:t>对认证用户进行上网权限控制，用户通过认证后禁止或允许用户访问某些特定资源。对非法用户进行隔离。对隔离用户限定访问范围，</w:t>
      </w:r>
      <w:r>
        <w:rPr>
          <w:rFonts w:hint="eastAsia"/>
        </w:rPr>
        <w:lastRenderedPageBreak/>
        <w:t>比如只能访问内网的一台专门用于下载杀毒软件的服务器。</w:t>
      </w:r>
    </w:p>
    <w:p w14:paraId="3368C8A2" w14:textId="77777777" w:rsidR="00456954" w:rsidRDefault="00000000">
      <w:pPr>
        <w:pStyle w:val="4"/>
        <w:ind w:firstLine="602"/>
      </w:pPr>
      <w:bookmarkStart w:id="50" w:name="_Toc25968"/>
      <w:bookmarkStart w:id="51" w:name="_Toc179461199"/>
      <w:r>
        <w:rPr>
          <w:rFonts w:hint="eastAsia"/>
        </w:rPr>
        <w:t>网络访问内外网隔离</w:t>
      </w:r>
      <w:bookmarkEnd w:id="50"/>
      <w:bookmarkEnd w:id="51"/>
    </w:p>
    <w:p w14:paraId="55E5CD7C" w14:textId="77777777" w:rsidR="00456954" w:rsidRDefault="00000000">
      <w:r>
        <w:rPr>
          <w:rFonts w:hint="eastAsia"/>
        </w:rPr>
        <w:t>内外网隔离用于无线网络接入控制，通过将外网SSID和终端MAC作为校验值加入黑名单，使得该终端只能通过内网SSID访问网络。实现内网终端只能通过内网SSID访问网络，外网终端只能通过外网SSID访问网络的效果。</w:t>
      </w:r>
    </w:p>
    <w:p w14:paraId="23486C81" w14:textId="77777777" w:rsidR="00456954" w:rsidRDefault="00000000">
      <w:pPr>
        <w:pStyle w:val="2"/>
        <w:ind w:firstLine="643"/>
      </w:pPr>
      <w:bookmarkStart w:id="52" w:name="_Toc179461200"/>
      <w:r>
        <w:rPr>
          <w:rFonts w:hint="eastAsia"/>
        </w:rPr>
        <w:t>部署员工上网行为管理设备</w:t>
      </w:r>
      <w:bookmarkEnd w:id="52"/>
    </w:p>
    <w:p w14:paraId="2E51EB46" w14:textId="77777777" w:rsidR="00456954" w:rsidRDefault="00000000">
      <w:r>
        <w:rPr>
          <w:rFonts w:hint="eastAsia"/>
        </w:rPr>
        <w:t>上网行为</w:t>
      </w:r>
      <w:proofErr w:type="gramStart"/>
      <w:r>
        <w:rPr>
          <w:rFonts w:hint="eastAsia"/>
        </w:rPr>
        <w:t>管控即对</w:t>
      </w:r>
      <w:proofErr w:type="gramEnd"/>
      <w:r>
        <w:rPr>
          <w:rFonts w:hint="eastAsia"/>
        </w:rPr>
        <w:t>用户的上网行为进行全方位管理和控制，监控大流量用户和应用，屏蔽无关应用和链接，规范和审计员工的上网行为。</w:t>
      </w:r>
    </w:p>
    <w:p w14:paraId="36D5C23A" w14:textId="77777777" w:rsidR="00456954" w:rsidRDefault="00000000">
      <w:r>
        <w:rPr>
          <w:rFonts w:hint="eastAsia"/>
        </w:rPr>
        <w:t>上网行为管理设备可以对用户的上网行为进行全方位管控，规范员工的上网行为，监控大流量用户和应用，实现对网络舆情和突发性网络问题的快速排查，营造一个安全、透明的企业网络环境。不仅符合我社对网络安全管理的预期，管理复杂度也较其它方式要低。</w:t>
      </w:r>
    </w:p>
    <w:p w14:paraId="48BBCF7C" w14:textId="77777777" w:rsidR="00456954" w:rsidRDefault="00000000">
      <w:pPr>
        <w:rPr>
          <w:rFonts w:cs="仿宋"/>
        </w:rPr>
      </w:pPr>
      <w:r>
        <w:rPr>
          <w:noProof/>
        </w:rPr>
        <w:lastRenderedPageBreak/>
        <w:drawing>
          <wp:inline distT="0" distB="0" distL="0" distR="0" wp14:anchorId="04494948" wp14:editId="0A8CEEC8">
            <wp:extent cx="5274310" cy="3267710"/>
            <wp:effectExtent l="0" t="0" r="2540" b="8890"/>
            <wp:docPr id="42104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4752" name="图片 1"/>
                    <pic:cNvPicPr>
                      <a:picLocks noChangeAspect="1"/>
                    </pic:cNvPicPr>
                  </pic:nvPicPr>
                  <pic:blipFill>
                    <a:blip r:embed="rId16"/>
                    <a:stretch>
                      <a:fillRect/>
                    </a:stretch>
                  </pic:blipFill>
                  <pic:spPr>
                    <a:xfrm>
                      <a:off x="0" y="0"/>
                      <a:ext cx="5274310" cy="3267710"/>
                    </a:xfrm>
                    <a:prstGeom prst="rect">
                      <a:avLst/>
                    </a:prstGeom>
                  </pic:spPr>
                </pic:pic>
              </a:graphicData>
            </a:graphic>
          </wp:inline>
        </w:drawing>
      </w:r>
    </w:p>
    <w:p w14:paraId="6C08F7B2" w14:textId="77777777" w:rsidR="00456954" w:rsidRDefault="00000000">
      <w:pPr>
        <w:pStyle w:val="1"/>
        <w:ind w:firstLine="883"/>
      </w:pPr>
      <w:bookmarkStart w:id="53" w:name="_Toc179461201"/>
      <w:r>
        <w:rPr>
          <w:rFonts w:hint="eastAsia"/>
        </w:rPr>
        <w:t>方案预算</w:t>
      </w:r>
      <w:bookmarkEnd w:id="53"/>
    </w:p>
    <w:p w14:paraId="2F1345DA" w14:textId="45628515" w:rsidR="00456954" w:rsidRDefault="00000000">
      <w:r>
        <w:rPr>
          <w:rFonts w:hint="eastAsia"/>
        </w:rPr>
        <w:t>方案整体预算金额为￥</w:t>
      </w:r>
      <w:ins w:id="54" w:author="Administrator" w:date="2024-10-15T12:09:00Z">
        <w:r w:rsidR="008A200E">
          <w:rPr>
            <w:rFonts w:hint="eastAsia"/>
          </w:rPr>
          <w:t xml:space="preserve">   </w:t>
        </w:r>
      </w:ins>
      <w:del w:id="55" w:author="Administrator" w:date="2024-10-15T12:09:00Z">
        <w:r w:rsidDel="008A200E">
          <w:rPr>
            <w:rFonts w:hint="eastAsia"/>
          </w:rPr>
          <w:delText>498,000</w:delText>
        </w:r>
      </w:del>
      <w:r>
        <w:rPr>
          <w:rFonts w:hint="eastAsia"/>
        </w:rPr>
        <w:t>元，详见下表。拟采用公开招标方式采购设备。</w:t>
      </w:r>
    </w:p>
    <w:p w14:paraId="27CB39A7" w14:textId="77777777" w:rsidR="00456954" w:rsidRDefault="00000000">
      <w:pPr>
        <w:pStyle w:val="1"/>
        <w:ind w:firstLine="883"/>
      </w:pPr>
      <w:bookmarkStart w:id="56" w:name="_Toc179461202"/>
      <w:r>
        <w:rPr>
          <w:rFonts w:hint="eastAsia"/>
        </w:rPr>
        <w:t>方案实施周期</w:t>
      </w:r>
      <w:bookmarkEnd w:id="56"/>
    </w:p>
    <w:p w14:paraId="3A6F956F" w14:textId="77777777" w:rsidR="00456954" w:rsidRDefault="00000000">
      <w:pPr>
        <w:pStyle w:val="aa"/>
        <w:numPr>
          <w:ilvl w:val="0"/>
          <w:numId w:val="12"/>
        </w:numPr>
        <w:ind w:firstLineChars="0"/>
      </w:pPr>
      <w:r>
        <w:rPr>
          <w:rFonts w:hint="eastAsia"/>
        </w:rPr>
        <w:t>公开招标：第1周至第3周</w:t>
      </w:r>
    </w:p>
    <w:p w14:paraId="65C48E07" w14:textId="77777777" w:rsidR="00456954" w:rsidRDefault="00000000">
      <w:pPr>
        <w:pStyle w:val="aa"/>
        <w:numPr>
          <w:ilvl w:val="0"/>
          <w:numId w:val="12"/>
        </w:numPr>
        <w:ind w:firstLineChars="0"/>
      </w:pPr>
      <w:r>
        <w:rPr>
          <w:rFonts w:hint="eastAsia"/>
        </w:rPr>
        <w:t>签订合同：第4周</w:t>
      </w:r>
    </w:p>
    <w:p w14:paraId="4089800E" w14:textId="77777777" w:rsidR="00456954" w:rsidRDefault="00000000">
      <w:pPr>
        <w:pStyle w:val="aa"/>
        <w:numPr>
          <w:ilvl w:val="0"/>
          <w:numId w:val="12"/>
        </w:numPr>
        <w:ind w:firstLineChars="0"/>
      </w:pPr>
      <w:r>
        <w:rPr>
          <w:rFonts w:hint="eastAsia"/>
        </w:rPr>
        <w:t>到货验收：第5周至第8周（含备货、送货、签收）</w:t>
      </w:r>
    </w:p>
    <w:p w14:paraId="760266EF" w14:textId="77777777" w:rsidR="00456954" w:rsidRDefault="00000000">
      <w:pPr>
        <w:pStyle w:val="aa"/>
        <w:numPr>
          <w:ilvl w:val="0"/>
          <w:numId w:val="12"/>
        </w:numPr>
        <w:ind w:firstLineChars="0"/>
      </w:pPr>
      <w:r>
        <w:rPr>
          <w:rFonts w:hint="eastAsia"/>
        </w:rPr>
        <w:t>部署安装：第9周（</w:t>
      </w:r>
      <w:proofErr w:type="gramStart"/>
      <w:r>
        <w:rPr>
          <w:rFonts w:hint="eastAsia"/>
        </w:rPr>
        <w:t>含施工</w:t>
      </w:r>
      <w:proofErr w:type="gramEnd"/>
      <w:r>
        <w:rPr>
          <w:rFonts w:hint="eastAsia"/>
        </w:rPr>
        <w:t>安装、调试）</w:t>
      </w:r>
    </w:p>
    <w:p w14:paraId="5533D476" w14:textId="77777777" w:rsidR="00456954" w:rsidRDefault="00000000">
      <w:pPr>
        <w:pStyle w:val="aa"/>
        <w:numPr>
          <w:ilvl w:val="0"/>
          <w:numId w:val="12"/>
        </w:numPr>
        <w:ind w:firstLineChars="0"/>
      </w:pPr>
      <w:r>
        <w:rPr>
          <w:rFonts w:hint="eastAsia"/>
        </w:rPr>
        <w:t>验收：第10周</w:t>
      </w:r>
    </w:p>
    <w:p w14:paraId="406A939A" w14:textId="77777777" w:rsidR="00456954" w:rsidRDefault="00000000">
      <w:pPr>
        <w:pStyle w:val="1"/>
        <w:ind w:firstLine="883"/>
      </w:pPr>
      <w:bookmarkStart w:id="57" w:name="_Toc179461203"/>
      <w:r>
        <w:rPr>
          <w:rFonts w:hint="eastAsia"/>
        </w:rPr>
        <w:lastRenderedPageBreak/>
        <w:t>设备采购需求</w:t>
      </w:r>
      <w:bookmarkEnd w:id="57"/>
    </w:p>
    <w:p w14:paraId="53AD4187" w14:textId="77777777" w:rsidR="00456954" w:rsidRDefault="00000000">
      <w:pPr>
        <w:pStyle w:val="2"/>
        <w:ind w:firstLine="643"/>
      </w:pPr>
      <w:bookmarkStart w:id="58" w:name="_Toc179461204"/>
      <w:r>
        <w:rPr>
          <w:rFonts w:hint="eastAsia"/>
        </w:rPr>
        <w:t>技术参数要求</w:t>
      </w:r>
      <w:bookmarkEnd w:id="58"/>
    </w:p>
    <w:p w14:paraId="38B7B5EE" w14:textId="77777777" w:rsidR="00456954" w:rsidRDefault="00000000">
      <w:pPr>
        <w:pStyle w:val="aa"/>
        <w:numPr>
          <w:ilvl w:val="0"/>
          <w:numId w:val="13"/>
        </w:numPr>
        <w:ind w:firstLineChars="0"/>
      </w:pPr>
      <w:r>
        <w:rPr>
          <w:rFonts w:hint="eastAsia"/>
        </w:rPr>
        <w:t>下一代防火墙</w:t>
      </w:r>
    </w:p>
    <w:tbl>
      <w:tblPr>
        <w:tblW w:w="488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936"/>
        <w:gridCol w:w="1447"/>
        <w:gridCol w:w="3852"/>
        <w:gridCol w:w="936"/>
      </w:tblGrid>
      <w:tr w:rsidR="00456954" w14:paraId="7261DFDB" w14:textId="77777777">
        <w:trPr>
          <w:trHeight w:val="70"/>
        </w:trPr>
        <w:tc>
          <w:tcPr>
            <w:tcW w:w="369" w:type="pct"/>
            <w:shd w:val="clear" w:color="auto" w:fill="auto"/>
            <w:vAlign w:val="center"/>
          </w:tcPr>
          <w:p w14:paraId="7ACB35C9" w14:textId="77777777" w:rsidR="00456954" w:rsidRDefault="00000000">
            <w:pPr>
              <w:ind w:firstLine="480"/>
              <w:rPr>
                <w:sz w:val="24"/>
              </w:rPr>
            </w:pPr>
            <w:r>
              <w:rPr>
                <w:rFonts w:hint="eastAsia"/>
                <w:sz w:val="24"/>
              </w:rPr>
              <w:t>序号</w:t>
            </w:r>
          </w:p>
        </w:tc>
        <w:tc>
          <w:tcPr>
            <w:tcW w:w="600" w:type="pct"/>
            <w:shd w:val="clear" w:color="auto" w:fill="auto"/>
            <w:vAlign w:val="center"/>
          </w:tcPr>
          <w:p w14:paraId="60DB676A" w14:textId="77777777" w:rsidR="00456954" w:rsidRDefault="00000000">
            <w:pPr>
              <w:ind w:firstLine="480"/>
              <w:rPr>
                <w:sz w:val="24"/>
              </w:rPr>
            </w:pPr>
            <w:r>
              <w:rPr>
                <w:rFonts w:hint="eastAsia"/>
                <w:sz w:val="24"/>
              </w:rPr>
              <w:t>重要性</w:t>
            </w:r>
          </w:p>
        </w:tc>
        <w:tc>
          <w:tcPr>
            <w:tcW w:w="1091" w:type="pct"/>
            <w:shd w:val="clear" w:color="auto" w:fill="auto"/>
            <w:vAlign w:val="center"/>
          </w:tcPr>
          <w:p w14:paraId="5C1B300A" w14:textId="77777777" w:rsidR="00456954" w:rsidRDefault="00000000">
            <w:pPr>
              <w:ind w:firstLine="480"/>
              <w:rPr>
                <w:sz w:val="24"/>
              </w:rPr>
            </w:pPr>
            <w:r>
              <w:rPr>
                <w:rFonts w:hint="eastAsia"/>
                <w:sz w:val="24"/>
              </w:rPr>
              <w:t>指标项</w:t>
            </w:r>
          </w:p>
        </w:tc>
        <w:tc>
          <w:tcPr>
            <w:tcW w:w="2485" w:type="pct"/>
            <w:shd w:val="clear" w:color="auto" w:fill="auto"/>
            <w:vAlign w:val="center"/>
          </w:tcPr>
          <w:p w14:paraId="1A0EC401" w14:textId="77777777" w:rsidR="00456954" w:rsidRDefault="00000000">
            <w:pPr>
              <w:ind w:firstLine="480"/>
              <w:rPr>
                <w:sz w:val="24"/>
              </w:rPr>
            </w:pPr>
            <w:r>
              <w:rPr>
                <w:rFonts w:hint="eastAsia"/>
                <w:sz w:val="24"/>
              </w:rPr>
              <w:t>指标要求</w:t>
            </w:r>
          </w:p>
        </w:tc>
        <w:tc>
          <w:tcPr>
            <w:tcW w:w="453" w:type="pct"/>
            <w:shd w:val="clear" w:color="auto" w:fill="auto"/>
            <w:vAlign w:val="center"/>
          </w:tcPr>
          <w:p w14:paraId="43822212" w14:textId="77777777" w:rsidR="00456954" w:rsidRDefault="00000000">
            <w:pPr>
              <w:ind w:firstLine="480"/>
              <w:rPr>
                <w:sz w:val="24"/>
              </w:rPr>
            </w:pPr>
            <w:r>
              <w:rPr>
                <w:rFonts w:hint="eastAsia"/>
                <w:sz w:val="24"/>
              </w:rPr>
              <w:t>证明材料要求</w:t>
            </w:r>
          </w:p>
        </w:tc>
      </w:tr>
      <w:tr w:rsidR="00456954" w14:paraId="1AFD61C3" w14:textId="77777777">
        <w:trPr>
          <w:trHeight w:val="698"/>
        </w:trPr>
        <w:tc>
          <w:tcPr>
            <w:tcW w:w="369" w:type="pct"/>
            <w:vAlign w:val="center"/>
          </w:tcPr>
          <w:p w14:paraId="2FD5D42A" w14:textId="77777777" w:rsidR="00456954" w:rsidRDefault="00456954">
            <w:pPr>
              <w:pStyle w:val="aa"/>
              <w:numPr>
                <w:ilvl w:val="0"/>
                <w:numId w:val="14"/>
              </w:numPr>
              <w:ind w:firstLineChars="0"/>
              <w:rPr>
                <w:sz w:val="24"/>
              </w:rPr>
            </w:pPr>
          </w:p>
        </w:tc>
        <w:tc>
          <w:tcPr>
            <w:tcW w:w="600" w:type="pct"/>
            <w:vAlign w:val="center"/>
          </w:tcPr>
          <w:p w14:paraId="39390F9F" w14:textId="77777777" w:rsidR="00456954" w:rsidRDefault="00000000">
            <w:pPr>
              <w:ind w:firstLine="480"/>
              <w:rPr>
                <w:kern w:val="0"/>
                <w:sz w:val="24"/>
              </w:rPr>
            </w:pPr>
            <w:r>
              <w:rPr>
                <w:rFonts w:hint="eastAsia"/>
                <w:sz w:val="24"/>
              </w:rPr>
              <w:t>*</w:t>
            </w:r>
          </w:p>
        </w:tc>
        <w:tc>
          <w:tcPr>
            <w:tcW w:w="1091" w:type="pct"/>
            <w:vAlign w:val="center"/>
          </w:tcPr>
          <w:p w14:paraId="5D1921B9" w14:textId="77777777" w:rsidR="00456954" w:rsidRDefault="00000000">
            <w:pPr>
              <w:ind w:firstLine="480"/>
              <w:rPr>
                <w:sz w:val="24"/>
              </w:rPr>
            </w:pPr>
            <w:r>
              <w:rPr>
                <w:rFonts w:hint="eastAsia"/>
                <w:sz w:val="24"/>
              </w:rPr>
              <w:t>系统性能</w:t>
            </w:r>
          </w:p>
        </w:tc>
        <w:tc>
          <w:tcPr>
            <w:tcW w:w="2485" w:type="pct"/>
            <w:vAlign w:val="center"/>
          </w:tcPr>
          <w:p w14:paraId="282FA3AE" w14:textId="77777777" w:rsidR="00456954" w:rsidRDefault="00000000">
            <w:pPr>
              <w:ind w:firstLine="480"/>
              <w:rPr>
                <w:sz w:val="24"/>
                <w:lang w:bidi="en-US"/>
              </w:rPr>
            </w:pPr>
            <w:commentRangeStart w:id="59"/>
            <w:r>
              <w:rPr>
                <w:rFonts w:hint="eastAsia"/>
                <w:sz w:val="24"/>
                <w:lang w:bidi="en-US"/>
              </w:rPr>
              <w:t>整机吞吐量≥35Gbps；</w:t>
            </w:r>
          </w:p>
          <w:p w14:paraId="46A70C26" w14:textId="77777777" w:rsidR="00456954" w:rsidRDefault="00000000">
            <w:pPr>
              <w:ind w:firstLine="480"/>
              <w:rPr>
                <w:sz w:val="24"/>
                <w:lang w:bidi="en-US"/>
              </w:rPr>
            </w:pPr>
            <w:r>
              <w:rPr>
                <w:rFonts w:hint="eastAsia"/>
                <w:sz w:val="24"/>
                <w:lang w:bidi="en-US"/>
              </w:rPr>
              <w:t>应用层吞吐量≥20Gbps；</w:t>
            </w:r>
          </w:p>
          <w:p w14:paraId="1189E1A7" w14:textId="77777777" w:rsidR="00456954" w:rsidRDefault="00000000">
            <w:pPr>
              <w:ind w:firstLine="480"/>
              <w:rPr>
                <w:sz w:val="24"/>
                <w:lang w:bidi="en-US"/>
              </w:rPr>
            </w:pPr>
            <w:proofErr w:type="gramStart"/>
            <w:r>
              <w:rPr>
                <w:rFonts w:hint="eastAsia"/>
                <w:sz w:val="24"/>
                <w:lang w:bidi="en-US"/>
              </w:rPr>
              <w:t>全威胁</w:t>
            </w:r>
            <w:proofErr w:type="gramEnd"/>
            <w:r>
              <w:rPr>
                <w:rFonts w:hint="eastAsia"/>
                <w:sz w:val="24"/>
                <w:lang w:bidi="en-US"/>
              </w:rPr>
              <w:t>吞吐量≥2Gbps；</w:t>
            </w:r>
          </w:p>
          <w:p w14:paraId="71A280F5" w14:textId="77777777" w:rsidR="00456954" w:rsidRDefault="00000000">
            <w:pPr>
              <w:ind w:firstLine="480"/>
              <w:rPr>
                <w:sz w:val="24"/>
                <w:lang w:bidi="en-US"/>
              </w:rPr>
            </w:pPr>
            <w:r>
              <w:rPr>
                <w:rFonts w:hint="eastAsia"/>
                <w:sz w:val="24"/>
                <w:lang w:bidi="en-US"/>
              </w:rPr>
              <w:t>最大并发连接数≥800万；</w:t>
            </w:r>
          </w:p>
          <w:p w14:paraId="023A272D" w14:textId="77777777" w:rsidR="00456954" w:rsidRDefault="00000000">
            <w:pPr>
              <w:ind w:firstLine="480"/>
              <w:rPr>
                <w:sz w:val="24"/>
                <w:lang w:bidi="en-US"/>
              </w:rPr>
            </w:pPr>
            <w:r>
              <w:rPr>
                <w:rFonts w:hint="eastAsia"/>
                <w:sz w:val="24"/>
                <w:lang w:bidi="en-US"/>
              </w:rPr>
              <w:t>HTTP新建连接≥18万；</w:t>
            </w:r>
            <w:commentRangeEnd w:id="59"/>
            <w:r>
              <w:commentReference w:id="59"/>
            </w:r>
          </w:p>
        </w:tc>
        <w:tc>
          <w:tcPr>
            <w:tcW w:w="453" w:type="pct"/>
            <w:vAlign w:val="center"/>
          </w:tcPr>
          <w:p w14:paraId="0BFD99AE" w14:textId="77777777" w:rsidR="00456954" w:rsidRDefault="00000000">
            <w:pPr>
              <w:ind w:firstLine="480"/>
              <w:rPr>
                <w:sz w:val="24"/>
                <w:lang w:bidi="en-US"/>
              </w:rPr>
            </w:pPr>
            <w:r>
              <w:rPr>
                <w:rFonts w:hint="eastAsia"/>
                <w:sz w:val="24"/>
                <w:lang w:bidi="en-US"/>
              </w:rPr>
              <w:t>是</w:t>
            </w:r>
          </w:p>
        </w:tc>
      </w:tr>
      <w:tr w:rsidR="00456954" w14:paraId="49DCA215" w14:textId="77777777">
        <w:trPr>
          <w:trHeight w:val="70"/>
        </w:trPr>
        <w:tc>
          <w:tcPr>
            <w:tcW w:w="369" w:type="pct"/>
            <w:vAlign w:val="center"/>
          </w:tcPr>
          <w:p w14:paraId="059C2D22" w14:textId="77777777" w:rsidR="00456954" w:rsidRDefault="00456954">
            <w:pPr>
              <w:pStyle w:val="aa"/>
              <w:numPr>
                <w:ilvl w:val="0"/>
                <w:numId w:val="14"/>
              </w:numPr>
              <w:ind w:firstLineChars="0"/>
              <w:rPr>
                <w:sz w:val="24"/>
              </w:rPr>
            </w:pPr>
          </w:p>
        </w:tc>
        <w:tc>
          <w:tcPr>
            <w:tcW w:w="600" w:type="pct"/>
            <w:vAlign w:val="center"/>
          </w:tcPr>
          <w:p w14:paraId="537C1787" w14:textId="77777777" w:rsidR="00456954" w:rsidRDefault="00000000">
            <w:pPr>
              <w:ind w:firstLine="480"/>
              <w:rPr>
                <w:kern w:val="0"/>
                <w:sz w:val="24"/>
              </w:rPr>
            </w:pPr>
            <w:r>
              <w:rPr>
                <w:rFonts w:hint="eastAsia"/>
                <w:sz w:val="24"/>
              </w:rPr>
              <w:t>*</w:t>
            </w:r>
          </w:p>
        </w:tc>
        <w:tc>
          <w:tcPr>
            <w:tcW w:w="1091" w:type="pct"/>
            <w:vAlign w:val="center"/>
          </w:tcPr>
          <w:p w14:paraId="5A9F71A4" w14:textId="77777777" w:rsidR="00456954" w:rsidRDefault="00000000">
            <w:pPr>
              <w:ind w:firstLine="480"/>
              <w:rPr>
                <w:sz w:val="24"/>
              </w:rPr>
            </w:pPr>
            <w:r>
              <w:rPr>
                <w:rFonts w:hint="eastAsia"/>
                <w:sz w:val="24"/>
              </w:rPr>
              <w:t>硬件配置</w:t>
            </w:r>
          </w:p>
        </w:tc>
        <w:tc>
          <w:tcPr>
            <w:tcW w:w="2485" w:type="pct"/>
            <w:vAlign w:val="center"/>
          </w:tcPr>
          <w:p w14:paraId="31D78FC6" w14:textId="77777777" w:rsidR="00456954" w:rsidRDefault="00000000">
            <w:pPr>
              <w:ind w:firstLine="480"/>
              <w:rPr>
                <w:sz w:val="24"/>
              </w:rPr>
            </w:pPr>
            <w:commentRangeStart w:id="60"/>
            <w:r>
              <w:rPr>
                <w:rFonts w:hint="eastAsia"/>
                <w:sz w:val="24"/>
              </w:rPr>
              <w:t>标准机架式设备；</w:t>
            </w:r>
          </w:p>
          <w:p w14:paraId="35B367B0" w14:textId="77777777" w:rsidR="00456954" w:rsidRDefault="00000000">
            <w:pPr>
              <w:ind w:firstLine="480"/>
              <w:rPr>
                <w:sz w:val="24"/>
              </w:rPr>
            </w:pPr>
            <w:r>
              <w:rPr>
                <w:rFonts w:hint="eastAsia"/>
                <w:sz w:val="24"/>
              </w:rPr>
              <w:t>硬盘容量≥256G SSD；</w:t>
            </w:r>
          </w:p>
          <w:p w14:paraId="3E9D8CBA" w14:textId="77777777" w:rsidR="00456954" w:rsidRDefault="00000000">
            <w:pPr>
              <w:ind w:firstLine="480"/>
              <w:rPr>
                <w:sz w:val="24"/>
              </w:rPr>
            </w:pPr>
            <w:r>
              <w:rPr>
                <w:rFonts w:hint="eastAsia"/>
                <w:sz w:val="24"/>
              </w:rPr>
              <w:t>≥16个10/100/1000BASE-T接口；</w:t>
            </w:r>
          </w:p>
          <w:p w14:paraId="3D2C817B" w14:textId="77777777" w:rsidR="00456954" w:rsidRDefault="00000000">
            <w:pPr>
              <w:ind w:firstLine="480"/>
              <w:rPr>
                <w:sz w:val="24"/>
              </w:rPr>
            </w:pPr>
            <w:r>
              <w:rPr>
                <w:rFonts w:hint="eastAsia"/>
                <w:sz w:val="24"/>
              </w:rPr>
              <w:t>≥2个SFP插槽（</w:t>
            </w:r>
            <w:proofErr w:type="gramStart"/>
            <w:r>
              <w:rPr>
                <w:rFonts w:hint="eastAsia"/>
                <w:sz w:val="24"/>
              </w:rPr>
              <w:t>实配对应</w:t>
            </w:r>
            <w:proofErr w:type="gramEnd"/>
            <w:r>
              <w:rPr>
                <w:rFonts w:hint="eastAsia"/>
                <w:sz w:val="24"/>
              </w:rPr>
              <w:t>数量的1G多模模块）</w:t>
            </w:r>
          </w:p>
          <w:p w14:paraId="6F701137" w14:textId="77777777" w:rsidR="00456954" w:rsidRDefault="00000000">
            <w:pPr>
              <w:ind w:firstLine="480"/>
              <w:rPr>
                <w:sz w:val="24"/>
              </w:rPr>
            </w:pPr>
            <w:r>
              <w:rPr>
                <w:rFonts w:hint="eastAsia"/>
                <w:sz w:val="24"/>
              </w:rPr>
              <w:t>≥6个SFP+插槽(</w:t>
            </w:r>
            <w:proofErr w:type="gramStart"/>
            <w:r>
              <w:rPr>
                <w:rFonts w:hint="eastAsia"/>
                <w:sz w:val="24"/>
              </w:rPr>
              <w:t>实配对应</w:t>
            </w:r>
            <w:proofErr w:type="gramEnd"/>
            <w:r>
              <w:rPr>
                <w:rFonts w:hint="eastAsia"/>
                <w:sz w:val="24"/>
              </w:rPr>
              <w:t>数量的10G多</w:t>
            </w:r>
            <w:proofErr w:type="gramStart"/>
            <w:r>
              <w:rPr>
                <w:rFonts w:hint="eastAsia"/>
                <w:sz w:val="24"/>
              </w:rPr>
              <w:t>模</w:t>
            </w:r>
            <w:proofErr w:type="gramEnd"/>
            <w:r>
              <w:rPr>
                <w:rFonts w:hint="eastAsia"/>
                <w:sz w:val="24"/>
              </w:rPr>
              <w:t>模块)；</w:t>
            </w:r>
          </w:p>
          <w:p w14:paraId="39515A66" w14:textId="77777777" w:rsidR="00456954" w:rsidRDefault="00000000">
            <w:pPr>
              <w:ind w:firstLine="480"/>
              <w:rPr>
                <w:sz w:val="24"/>
              </w:rPr>
            </w:pPr>
            <w:r>
              <w:rPr>
                <w:rFonts w:hint="eastAsia"/>
                <w:sz w:val="24"/>
              </w:rPr>
              <w:t>支持Bypass口；</w:t>
            </w:r>
          </w:p>
          <w:p w14:paraId="0105D8CB" w14:textId="77777777" w:rsidR="00456954" w:rsidRDefault="00000000">
            <w:pPr>
              <w:ind w:firstLine="480"/>
              <w:rPr>
                <w:sz w:val="24"/>
              </w:rPr>
            </w:pPr>
            <w:r>
              <w:rPr>
                <w:rFonts w:hint="eastAsia"/>
                <w:sz w:val="24"/>
              </w:rPr>
              <w:t>≥</w:t>
            </w:r>
            <w:proofErr w:type="gramStart"/>
            <w:r>
              <w:rPr>
                <w:rFonts w:hint="eastAsia"/>
                <w:sz w:val="24"/>
              </w:rPr>
              <w:t>个</w:t>
            </w:r>
            <w:proofErr w:type="gramEnd"/>
            <w:r>
              <w:rPr>
                <w:rFonts w:hint="eastAsia"/>
                <w:sz w:val="24"/>
              </w:rPr>
              <w:t>可用扩展槽位；</w:t>
            </w:r>
          </w:p>
          <w:p w14:paraId="585AA023" w14:textId="77777777" w:rsidR="00456954" w:rsidRDefault="00000000">
            <w:pPr>
              <w:ind w:firstLine="480"/>
              <w:rPr>
                <w:sz w:val="24"/>
              </w:rPr>
            </w:pPr>
            <w:r>
              <w:rPr>
                <w:rFonts w:hint="eastAsia"/>
                <w:sz w:val="24"/>
              </w:rPr>
              <w:t>配置冗余电源；</w:t>
            </w:r>
            <w:commentRangeEnd w:id="60"/>
            <w:r>
              <w:commentReference w:id="60"/>
            </w:r>
          </w:p>
        </w:tc>
        <w:tc>
          <w:tcPr>
            <w:tcW w:w="453" w:type="pct"/>
            <w:vAlign w:val="center"/>
          </w:tcPr>
          <w:p w14:paraId="27BE47FE" w14:textId="77777777" w:rsidR="00456954" w:rsidRDefault="00000000">
            <w:pPr>
              <w:ind w:firstLine="480"/>
              <w:rPr>
                <w:sz w:val="24"/>
                <w:lang w:bidi="en-US"/>
              </w:rPr>
            </w:pPr>
            <w:r>
              <w:rPr>
                <w:rFonts w:hint="eastAsia"/>
                <w:sz w:val="24"/>
                <w:lang w:bidi="en-US"/>
              </w:rPr>
              <w:t>否</w:t>
            </w:r>
          </w:p>
        </w:tc>
      </w:tr>
      <w:tr w:rsidR="00456954" w14:paraId="689502E2" w14:textId="77777777">
        <w:trPr>
          <w:trHeight w:val="70"/>
        </w:trPr>
        <w:tc>
          <w:tcPr>
            <w:tcW w:w="369" w:type="pct"/>
            <w:vAlign w:val="center"/>
          </w:tcPr>
          <w:p w14:paraId="3042CC0F" w14:textId="77777777" w:rsidR="00456954" w:rsidRDefault="00456954">
            <w:pPr>
              <w:pStyle w:val="aa"/>
              <w:numPr>
                <w:ilvl w:val="0"/>
                <w:numId w:val="14"/>
              </w:numPr>
              <w:ind w:firstLineChars="0"/>
              <w:rPr>
                <w:sz w:val="24"/>
              </w:rPr>
            </w:pPr>
          </w:p>
        </w:tc>
        <w:tc>
          <w:tcPr>
            <w:tcW w:w="600" w:type="pct"/>
            <w:vAlign w:val="center"/>
          </w:tcPr>
          <w:p w14:paraId="0D9B196B" w14:textId="77777777" w:rsidR="00456954" w:rsidRDefault="00456954">
            <w:pPr>
              <w:ind w:firstLine="480"/>
              <w:rPr>
                <w:sz w:val="24"/>
              </w:rPr>
            </w:pPr>
          </w:p>
        </w:tc>
        <w:tc>
          <w:tcPr>
            <w:tcW w:w="1091" w:type="pct"/>
            <w:vAlign w:val="center"/>
          </w:tcPr>
          <w:p w14:paraId="122AD9AB" w14:textId="77777777" w:rsidR="00456954" w:rsidRDefault="00000000">
            <w:pPr>
              <w:ind w:firstLine="480"/>
              <w:rPr>
                <w:sz w:val="24"/>
              </w:rPr>
            </w:pPr>
            <w:r>
              <w:rPr>
                <w:rFonts w:hint="eastAsia"/>
                <w:sz w:val="24"/>
              </w:rPr>
              <w:t>IPv6支持</w:t>
            </w:r>
          </w:p>
        </w:tc>
        <w:tc>
          <w:tcPr>
            <w:tcW w:w="2485" w:type="pct"/>
            <w:vAlign w:val="center"/>
          </w:tcPr>
          <w:p w14:paraId="10ED26A7" w14:textId="77777777" w:rsidR="00456954" w:rsidRDefault="00000000">
            <w:pPr>
              <w:ind w:firstLine="480"/>
              <w:rPr>
                <w:sz w:val="24"/>
              </w:rPr>
            </w:pPr>
            <w:r>
              <w:rPr>
                <w:rFonts w:hint="eastAsia"/>
                <w:sz w:val="24"/>
              </w:rPr>
              <w:t>支持IPv6功能；</w:t>
            </w:r>
          </w:p>
          <w:p w14:paraId="74F08A9D" w14:textId="77777777" w:rsidR="00456954" w:rsidRDefault="00000000">
            <w:pPr>
              <w:ind w:firstLine="480"/>
              <w:rPr>
                <w:sz w:val="24"/>
              </w:rPr>
            </w:pPr>
            <w:r>
              <w:rPr>
                <w:rFonts w:hint="eastAsia"/>
                <w:sz w:val="24"/>
              </w:rPr>
              <w:t>支持IPv4及IPv6混合环境使用；</w:t>
            </w:r>
          </w:p>
          <w:p w14:paraId="4B02A0D8" w14:textId="77777777" w:rsidR="00456954" w:rsidRDefault="00000000">
            <w:pPr>
              <w:ind w:firstLine="480"/>
              <w:rPr>
                <w:sz w:val="24"/>
              </w:rPr>
            </w:pPr>
            <w:r>
              <w:rPr>
                <w:rFonts w:hint="eastAsia"/>
                <w:sz w:val="24"/>
              </w:rPr>
              <w:t>支持IPv6安全控制策略设置，能针对IPv6的目的/源地址、目的</w:t>
            </w:r>
            <w:r>
              <w:rPr>
                <w:rFonts w:hint="eastAsia"/>
                <w:sz w:val="24"/>
              </w:rPr>
              <w:lastRenderedPageBreak/>
              <w:t>/源服务端口、区域、服务、时间、扩展头属性等条件进行安全访问规则的设置；</w:t>
            </w:r>
          </w:p>
        </w:tc>
        <w:tc>
          <w:tcPr>
            <w:tcW w:w="453" w:type="pct"/>
            <w:vAlign w:val="center"/>
          </w:tcPr>
          <w:p w14:paraId="3EE16964" w14:textId="77777777" w:rsidR="00456954" w:rsidRDefault="00000000">
            <w:pPr>
              <w:ind w:firstLine="480"/>
              <w:rPr>
                <w:sz w:val="24"/>
                <w:lang w:bidi="en-US"/>
              </w:rPr>
            </w:pPr>
            <w:r>
              <w:rPr>
                <w:rFonts w:hint="eastAsia"/>
                <w:sz w:val="24"/>
                <w:lang w:bidi="en-US"/>
              </w:rPr>
              <w:lastRenderedPageBreak/>
              <w:t>否</w:t>
            </w:r>
          </w:p>
        </w:tc>
      </w:tr>
      <w:tr w:rsidR="00456954" w14:paraId="1379A004" w14:textId="77777777">
        <w:trPr>
          <w:trHeight w:val="70"/>
        </w:trPr>
        <w:tc>
          <w:tcPr>
            <w:tcW w:w="369" w:type="pct"/>
            <w:vAlign w:val="center"/>
          </w:tcPr>
          <w:p w14:paraId="379C84F9" w14:textId="77777777" w:rsidR="00456954" w:rsidRDefault="00456954">
            <w:pPr>
              <w:pStyle w:val="aa"/>
              <w:numPr>
                <w:ilvl w:val="0"/>
                <w:numId w:val="14"/>
              </w:numPr>
              <w:ind w:firstLineChars="0"/>
              <w:rPr>
                <w:sz w:val="24"/>
              </w:rPr>
            </w:pPr>
          </w:p>
        </w:tc>
        <w:tc>
          <w:tcPr>
            <w:tcW w:w="600" w:type="pct"/>
            <w:vAlign w:val="center"/>
          </w:tcPr>
          <w:p w14:paraId="0AA61B61" w14:textId="77777777" w:rsidR="00456954" w:rsidRDefault="00000000">
            <w:pPr>
              <w:ind w:firstLine="480"/>
              <w:rPr>
                <w:sz w:val="24"/>
              </w:rPr>
            </w:pPr>
            <w:r>
              <w:rPr>
                <w:rFonts w:hint="eastAsia"/>
                <w:sz w:val="24"/>
              </w:rPr>
              <w:t>#</w:t>
            </w:r>
          </w:p>
        </w:tc>
        <w:tc>
          <w:tcPr>
            <w:tcW w:w="1091" w:type="pct"/>
            <w:vAlign w:val="center"/>
          </w:tcPr>
          <w:p w14:paraId="21750054" w14:textId="77777777" w:rsidR="00456954" w:rsidRDefault="00000000">
            <w:pPr>
              <w:ind w:firstLine="480"/>
              <w:rPr>
                <w:sz w:val="24"/>
              </w:rPr>
            </w:pPr>
            <w:r>
              <w:rPr>
                <w:rFonts w:hint="eastAsia"/>
                <w:sz w:val="24"/>
              </w:rPr>
              <w:t>路由协议</w:t>
            </w:r>
          </w:p>
        </w:tc>
        <w:tc>
          <w:tcPr>
            <w:tcW w:w="2485" w:type="pct"/>
            <w:vAlign w:val="center"/>
          </w:tcPr>
          <w:p w14:paraId="209A50D0" w14:textId="77777777" w:rsidR="00456954" w:rsidRDefault="00000000">
            <w:pPr>
              <w:ind w:firstLine="480"/>
              <w:rPr>
                <w:sz w:val="24"/>
              </w:rPr>
            </w:pPr>
            <w:commentRangeStart w:id="61"/>
            <w:r>
              <w:rPr>
                <w:rFonts w:hint="eastAsia"/>
                <w:sz w:val="24"/>
              </w:rPr>
              <w:t>产品支持静态路由、策略路由和多播路由协议，并支持BGP、RIP、OSPF等动态路由协议；支持路由类型、协议类型、网络对象、国家地区等条件进行自动选路的策略路由，支持不少于3种的调度算法，至少包括带宽比例、加权流量、线路优先等。</w:t>
            </w:r>
            <w:commentRangeEnd w:id="61"/>
            <w:r>
              <w:commentReference w:id="61"/>
            </w:r>
          </w:p>
          <w:p w14:paraId="5B1AFB2D" w14:textId="77777777" w:rsidR="00456954" w:rsidRDefault="00000000">
            <w:pPr>
              <w:ind w:firstLine="480"/>
              <w:rPr>
                <w:sz w:val="24"/>
              </w:rPr>
            </w:pPr>
            <w:r>
              <w:rPr>
                <w:rFonts w:hint="eastAsia"/>
                <w:sz w:val="24"/>
              </w:rPr>
              <w:t>（提供产品操作界面功能截图，并加盖原厂公章）</w:t>
            </w:r>
          </w:p>
        </w:tc>
        <w:tc>
          <w:tcPr>
            <w:tcW w:w="453" w:type="pct"/>
            <w:vAlign w:val="center"/>
          </w:tcPr>
          <w:p w14:paraId="3522CF5B" w14:textId="77777777" w:rsidR="00456954" w:rsidRDefault="00000000">
            <w:pPr>
              <w:ind w:firstLine="480"/>
              <w:rPr>
                <w:sz w:val="24"/>
                <w:lang w:bidi="en-US"/>
              </w:rPr>
            </w:pPr>
            <w:r>
              <w:rPr>
                <w:rFonts w:hint="eastAsia"/>
                <w:sz w:val="24"/>
                <w:lang w:bidi="en-US"/>
              </w:rPr>
              <w:t>是</w:t>
            </w:r>
          </w:p>
        </w:tc>
      </w:tr>
      <w:tr w:rsidR="00456954" w14:paraId="0A90FAB8" w14:textId="77777777">
        <w:trPr>
          <w:trHeight w:val="70"/>
        </w:trPr>
        <w:tc>
          <w:tcPr>
            <w:tcW w:w="369" w:type="pct"/>
            <w:vAlign w:val="center"/>
          </w:tcPr>
          <w:p w14:paraId="3BFC77A5" w14:textId="77777777" w:rsidR="00456954" w:rsidRDefault="00456954">
            <w:pPr>
              <w:pStyle w:val="aa"/>
              <w:numPr>
                <w:ilvl w:val="0"/>
                <w:numId w:val="14"/>
              </w:numPr>
              <w:ind w:firstLineChars="0"/>
              <w:rPr>
                <w:sz w:val="24"/>
              </w:rPr>
            </w:pPr>
          </w:p>
        </w:tc>
        <w:tc>
          <w:tcPr>
            <w:tcW w:w="600" w:type="pct"/>
            <w:vAlign w:val="center"/>
          </w:tcPr>
          <w:p w14:paraId="5F86C5A3" w14:textId="77777777" w:rsidR="00456954" w:rsidRDefault="00000000">
            <w:pPr>
              <w:ind w:firstLine="480"/>
              <w:rPr>
                <w:sz w:val="24"/>
              </w:rPr>
            </w:pPr>
            <w:r>
              <w:rPr>
                <w:rFonts w:hint="eastAsia"/>
                <w:sz w:val="24"/>
              </w:rPr>
              <w:t>#</w:t>
            </w:r>
          </w:p>
        </w:tc>
        <w:tc>
          <w:tcPr>
            <w:tcW w:w="1091" w:type="pct"/>
            <w:vAlign w:val="center"/>
          </w:tcPr>
          <w:p w14:paraId="5058F01B" w14:textId="77777777" w:rsidR="00456954" w:rsidRDefault="00000000">
            <w:pPr>
              <w:ind w:firstLine="480"/>
              <w:rPr>
                <w:sz w:val="24"/>
              </w:rPr>
            </w:pPr>
            <w:r>
              <w:rPr>
                <w:rFonts w:hint="eastAsia"/>
                <w:sz w:val="24"/>
              </w:rPr>
              <w:t>链路聚合</w:t>
            </w:r>
          </w:p>
        </w:tc>
        <w:tc>
          <w:tcPr>
            <w:tcW w:w="2485" w:type="pct"/>
            <w:vAlign w:val="center"/>
          </w:tcPr>
          <w:p w14:paraId="37CC1075" w14:textId="77777777" w:rsidR="00456954" w:rsidRDefault="00000000">
            <w:pPr>
              <w:ind w:firstLine="480"/>
              <w:rPr>
                <w:sz w:val="24"/>
              </w:rPr>
            </w:pPr>
            <w:r>
              <w:rPr>
                <w:rFonts w:hint="eastAsia"/>
                <w:sz w:val="24"/>
              </w:rPr>
              <w:t>产品支持链路聚合功能，可以将多个物理链路组合成一个性能更高的逻辑链路接口，提高链路带宽和链路可靠性。</w:t>
            </w:r>
            <w:commentRangeStart w:id="62"/>
            <w:commentRangeEnd w:id="62"/>
            <w:r>
              <w:commentReference w:id="62"/>
            </w:r>
          </w:p>
          <w:p w14:paraId="2EEEF51D" w14:textId="77777777" w:rsidR="00456954" w:rsidRDefault="00000000">
            <w:pPr>
              <w:ind w:firstLine="480"/>
              <w:rPr>
                <w:sz w:val="24"/>
              </w:rPr>
            </w:pPr>
            <w:r>
              <w:rPr>
                <w:rFonts w:hint="eastAsia"/>
                <w:sz w:val="24"/>
              </w:rPr>
              <w:t>（提供产品操作界面功能截图并加盖原厂公章）</w:t>
            </w:r>
          </w:p>
        </w:tc>
        <w:tc>
          <w:tcPr>
            <w:tcW w:w="453" w:type="pct"/>
            <w:vAlign w:val="center"/>
          </w:tcPr>
          <w:p w14:paraId="203E2152" w14:textId="77777777" w:rsidR="00456954" w:rsidRDefault="00000000">
            <w:pPr>
              <w:ind w:firstLine="480"/>
              <w:rPr>
                <w:sz w:val="24"/>
                <w:lang w:bidi="en-US"/>
              </w:rPr>
            </w:pPr>
            <w:r>
              <w:rPr>
                <w:rFonts w:hint="eastAsia"/>
                <w:sz w:val="24"/>
                <w:lang w:bidi="en-US"/>
              </w:rPr>
              <w:t>是</w:t>
            </w:r>
          </w:p>
        </w:tc>
      </w:tr>
      <w:tr w:rsidR="00456954" w14:paraId="440E95E4" w14:textId="77777777">
        <w:trPr>
          <w:trHeight w:val="70"/>
        </w:trPr>
        <w:tc>
          <w:tcPr>
            <w:tcW w:w="369" w:type="pct"/>
            <w:vAlign w:val="center"/>
          </w:tcPr>
          <w:p w14:paraId="76EF1399" w14:textId="77777777" w:rsidR="00456954" w:rsidRDefault="00456954">
            <w:pPr>
              <w:pStyle w:val="aa"/>
              <w:numPr>
                <w:ilvl w:val="0"/>
                <w:numId w:val="14"/>
              </w:numPr>
              <w:ind w:firstLineChars="0"/>
              <w:rPr>
                <w:sz w:val="24"/>
              </w:rPr>
            </w:pPr>
          </w:p>
        </w:tc>
        <w:tc>
          <w:tcPr>
            <w:tcW w:w="600" w:type="pct"/>
            <w:vAlign w:val="center"/>
          </w:tcPr>
          <w:p w14:paraId="4CCFBB9C" w14:textId="77777777" w:rsidR="00456954" w:rsidRDefault="00456954">
            <w:pPr>
              <w:ind w:firstLine="480"/>
              <w:rPr>
                <w:sz w:val="24"/>
              </w:rPr>
            </w:pPr>
          </w:p>
        </w:tc>
        <w:tc>
          <w:tcPr>
            <w:tcW w:w="1091" w:type="pct"/>
            <w:vAlign w:val="center"/>
          </w:tcPr>
          <w:p w14:paraId="585D2038" w14:textId="77777777" w:rsidR="00456954" w:rsidRDefault="00000000">
            <w:pPr>
              <w:ind w:firstLine="480"/>
              <w:rPr>
                <w:sz w:val="24"/>
              </w:rPr>
            </w:pPr>
            <w:r>
              <w:rPr>
                <w:rFonts w:hint="eastAsia"/>
                <w:sz w:val="24"/>
              </w:rPr>
              <w:t>地址转换</w:t>
            </w:r>
          </w:p>
        </w:tc>
        <w:tc>
          <w:tcPr>
            <w:tcW w:w="2485" w:type="pct"/>
            <w:vAlign w:val="center"/>
          </w:tcPr>
          <w:p w14:paraId="07A9E84D" w14:textId="77777777" w:rsidR="00456954" w:rsidRDefault="00000000">
            <w:pPr>
              <w:ind w:firstLine="480"/>
              <w:rPr>
                <w:sz w:val="24"/>
              </w:rPr>
            </w:pPr>
            <w:r>
              <w:rPr>
                <w:rFonts w:hint="eastAsia"/>
                <w:sz w:val="24"/>
              </w:rPr>
              <w:t>支持多种地址转换，支持源/目的NAT、双向NAT、NONAT 转换方式；</w:t>
            </w:r>
          </w:p>
          <w:p w14:paraId="1C41914A" w14:textId="77777777" w:rsidR="00456954" w:rsidRDefault="00000000">
            <w:pPr>
              <w:ind w:firstLine="480"/>
              <w:rPr>
                <w:sz w:val="24"/>
              </w:rPr>
            </w:pPr>
            <w:r>
              <w:rPr>
                <w:rFonts w:hint="eastAsia"/>
                <w:sz w:val="24"/>
              </w:rPr>
              <w:t>支持源IP转换同一性，支持端口块地址转换和EIM地址转换。</w:t>
            </w:r>
          </w:p>
        </w:tc>
        <w:tc>
          <w:tcPr>
            <w:tcW w:w="453" w:type="pct"/>
            <w:vAlign w:val="center"/>
          </w:tcPr>
          <w:p w14:paraId="1A6F8A05" w14:textId="77777777" w:rsidR="00456954" w:rsidRDefault="00000000">
            <w:pPr>
              <w:ind w:firstLine="480"/>
              <w:rPr>
                <w:sz w:val="24"/>
                <w:lang w:bidi="en-US"/>
              </w:rPr>
            </w:pPr>
            <w:r>
              <w:rPr>
                <w:rFonts w:hint="eastAsia"/>
                <w:sz w:val="24"/>
                <w:lang w:bidi="en-US"/>
              </w:rPr>
              <w:t>否</w:t>
            </w:r>
          </w:p>
        </w:tc>
      </w:tr>
      <w:tr w:rsidR="00456954" w14:paraId="76D2D04F" w14:textId="77777777">
        <w:trPr>
          <w:trHeight w:val="70"/>
        </w:trPr>
        <w:tc>
          <w:tcPr>
            <w:tcW w:w="369" w:type="pct"/>
            <w:vAlign w:val="center"/>
          </w:tcPr>
          <w:p w14:paraId="7E992EE1" w14:textId="77777777" w:rsidR="00456954" w:rsidRDefault="00456954">
            <w:pPr>
              <w:pStyle w:val="aa"/>
              <w:numPr>
                <w:ilvl w:val="0"/>
                <w:numId w:val="14"/>
              </w:numPr>
              <w:ind w:firstLineChars="0"/>
              <w:rPr>
                <w:sz w:val="24"/>
              </w:rPr>
            </w:pPr>
          </w:p>
        </w:tc>
        <w:tc>
          <w:tcPr>
            <w:tcW w:w="600" w:type="pct"/>
            <w:vAlign w:val="center"/>
          </w:tcPr>
          <w:p w14:paraId="55A872E3" w14:textId="77777777" w:rsidR="00456954" w:rsidRDefault="00000000">
            <w:pPr>
              <w:ind w:firstLine="480"/>
              <w:rPr>
                <w:kern w:val="0"/>
                <w:sz w:val="24"/>
              </w:rPr>
            </w:pPr>
            <w:r>
              <w:rPr>
                <w:rFonts w:hint="eastAsia"/>
                <w:sz w:val="24"/>
              </w:rPr>
              <w:t>#</w:t>
            </w:r>
          </w:p>
        </w:tc>
        <w:tc>
          <w:tcPr>
            <w:tcW w:w="1091" w:type="pct"/>
            <w:vAlign w:val="center"/>
          </w:tcPr>
          <w:p w14:paraId="58A37DC6" w14:textId="77777777" w:rsidR="00456954" w:rsidRDefault="00000000">
            <w:pPr>
              <w:ind w:firstLine="480"/>
              <w:rPr>
                <w:sz w:val="24"/>
              </w:rPr>
            </w:pPr>
            <w:r>
              <w:rPr>
                <w:rFonts w:hint="eastAsia"/>
                <w:sz w:val="24"/>
              </w:rPr>
              <w:t>链路状态检测</w:t>
            </w:r>
            <w:commentRangeStart w:id="63"/>
            <w:commentRangeEnd w:id="63"/>
            <w:r>
              <w:commentReference w:id="63"/>
            </w:r>
          </w:p>
        </w:tc>
        <w:tc>
          <w:tcPr>
            <w:tcW w:w="2485" w:type="pct"/>
            <w:vAlign w:val="center"/>
          </w:tcPr>
          <w:p w14:paraId="7BECE586" w14:textId="77777777" w:rsidR="00456954" w:rsidRDefault="00000000">
            <w:pPr>
              <w:ind w:firstLine="480"/>
              <w:rPr>
                <w:sz w:val="24"/>
              </w:rPr>
            </w:pPr>
            <w:r>
              <w:rPr>
                <w:rFonts w:hint="eastAsia"/>
                <w:sz w:val="24"/>
              </w:rPr>
              <w:t xml:space="preserve">  产品支持链路连通性检查功能，支持基于3种以上协议对链路连通性进行探测，探测协议至少包括DNS解析、ARP探测、PING和BFD等方式。</w:t>
            </w:r>
            <w:commentRangeStart w:id="64"/>
            <w:commentRangeEnd w:id="64"/>
            <w:r>
              <w:commentReference w:id="64"/>
            </w:r>
          </w:p>
          <w:p w14:paraId="49F1C095" w14:textId="77777777" w:rsidR="00456954" w:rsidRDefault="00000000">
            <w:pPr>
              <w:ind w:firstLine="480"/>
              <w:rPr>
                <w:sz w:val="24"/>
              </w:rPr>
            </w:pPr>
            <w:r>
              <w:rPr>
                <w:rFonts w:hint="eastAsia"/>
                <w:sz w:val="24"/>
              </w:rPr>
              <w:lastRenderedPageBreak/>
              <w:t>（提供产品功能截图，并加盖原厂公章）</w:t>
            </w:r>
          </w:p>
        </w:tc>
        <w:tc>
          <w:tcPr>
            <w:tcW w:w="453" w:type="pct"/>
            <w:vAlign w:val="center"/>
          </w:tcPr>
          <w:p w14:paraId="5A75DE02" w14:textId="77777777" w:rsidR="00456954" w:rsidRDefault="00000000">
            <w:pPr>
              <w:ind w:firstLine="480"/>
              <w:rPr>
                <w:sz w:val="24"/>
                <w:lang w:bidi="en-US"/>
              </w:rPr>
            </w:pPr>
            <w:r>
              <w:rPr>
                <w:rFonts w:hint="eastAsia"/>
                <w:sz w:val="24"/>
                <w:lang w:bidi="en-US"/>
              </w:rPr>
              <w:lastRenderedPageBreak/>
              <w:t>是</w:t>
            </w:r>
          </w:p>
        </w:tc>
      </w:tr>
      <w:tr w:rsidR="00456954" w14:paraId="50EB7A74" w14:textId="77777777">
        <w:trPr>
          <w:trHeight w:val="70"/>
        </w:trPr>
        <w:tc>
          <w:tcPr>
            <w:tcW w:w="369" w:type="pct"/>
            <w:vAlign w:val="center"/>
          </w:tcPr>
          <w:p w14:paraId="108E61E2" w14:textId="77777777" w:rsidR="00456954" w:rsidRDefault="00456954">
            <w:pPr>
              <w:pStyle w:val="aa"/>
              <w:numPr>
                <w:ilvl w:val="0"/>
                <w:numId w:val="14"/>
              </w:numPr>
              <w:ind w:firstLineChars="0"/>
              <w:rPr>
                <w:sz w:val="24"/>
              </w:rPr>
            </w:pPr>
          </w:p>
        </w:tc>
        <w:tc>
          <w:tcPr>
            <w:tcW w:w="600" w:type="pct"/>
            <w:vAlign w:val="center"/>
          </w:tcPr>
          <w:p w14:paraId="414DE641" w14:textId="77777777" w:rsidR="00456954" w:rsidRDefault="00000000">
            <w:pPr>
              <w:ind w:firstLine="480"/>
              <w:rPr>
                <w:kern w:val="0"/>
                <w:sz w:val="24"/>
              </w:rPr>
            </w:pPr>
            <w:r>
              <w:rPr>
                <w:rFonts w:hint="eastAsia"/>
                <w:sz w:val="24"/>
              </w:rPr>
              <w:t>#</w:t>
            </w:r>
          </w:p>
        </w:tc>
        <w:tc>
          <w:tcPr>
            <w:tcW w:w="1091" w:type="pct"/>
            <w:vAlign w:val="center"/>
          </w:tcPr>
          <w:p w14:paraId="64872C92" w14:textId="77777777" w:rsidR="00456954" w:rsidRDefault="00000000">
            <w:pPr>
              <w:ind w:firstLine="480"/>
              <w:rPr>
                <w:sz w:val="24"/>
              </w:rPr>
            </w:pPr>
            <w:r>
              <w:rPr>
                <w:rFonts w:hint="eastAsia"/>
                <w:sz w:val="24"/>
              </w:rPr>
              <w:t>访问控制</w:t>
            </w:r>
          </w:p>
        </w:tc>
        <w:tc>
          <w:tcPr>
            <w:tcW w:w="2485" w:type="pct"/>
            <w:vAlign w:val="center"/>
          </w:tcPr>
          <w:p w14:paraId="30C5B887" w14:textId="77777777" w:rsidR="00456954" w:rsidRDefault="00000000">
            <w:pPr>
              <w:ind w:firstLine="480"/>
              <w:rPr>
                <w:sz w:val="24"/>
              </w:rPr>
            </w:pPr>
            <w:r>
              <w:rPr>
                <w:rFonts w:hint="eastAsia"/>
                <w:sz w:val="24"/>
              </w:rPr>
              <w:t>支持一体化安全策略配置，可以通过一条策略实现五元组、源MAC、源地区、目的地区、域名、应用、服务、时间、长连接、并发会话、WEB认证、IPS、AV、URL过滤、高级威胁防护、WAF、邮件安全、数据过滤、文件过滤、僵木</w:t>
            </w:r>
            <w:proofErr w:type="gramStart"/>
            <w:r>
              <w:rPr>
                <w:rFonts w:hint="eastAsia"/>
                <w:sz w:val="24"/>
              </w:rPr>
              <w:t>蠕</w:t>
            </w:r>
            <w:proofErr w:type="gramEnd"/>
            <w:r>
              <w:rPr>
                <w:rFonts w:hint="eastAsia"/>
                <w:sz w:val="24"/>
              </w:rPr>
              <w:t>防御、审计、防代理、APT等功能配置,简化用户管理；提供策略分析功能，支持策略命中分析、策略冗余分析、策略冲突检查、策略包含分析、宽泛策略分析，可在WEB界面显示检测结果；</w:t>
            </w:r>
          </w:p>
          <w:p w14:paraId="2C44E491" w14:textId="77777777" w:rsidR="00456954" w:rsidRDefault="00000000">
            <w:pPr>
              <w:ind w:firstLine="480"/>
              <w:rPr>
                <w:sz w:val="24"/>
              </w:rPr>
            </w:pPr>
            <w:r>
              <w:rPr>
                <w:rFonts w:hint="eastAsia"/>
                <w:sz w:val="24"/>
              </w:rPr>
              <w:t xml:space="preserve">（提供产品功能截图，并加盖原厂公章） </w:t>
            </w:r>
          </w:p>
        </w:tc>
        <w:tc>
          <w:tcPr>
            <w:tcW w:w="453" w:type="pct"/>
            <w:vAlign w:val="center"/>
          </w:tcPr>
          <w:p w14:paraId="6A015A20" w14:textId="77777777" w:rsidR="00456954" w:rsidRDefault="00000000">
            <w:pPr>
              <w:ind w:firstLine="480"/>
              <w:rPr>
                <w:sz w:val="24"/>
                <w:lang w:bidi="en-US"/>
              </w:rPr>
            </w:pPr>
            <w:r>
              <w:rPr>
                <w:rFonts w:hint="eastAsia"/>
                <w:sz w:val="24"/>
                <w:lang w:bidi="en-US"/>
              </w:rPr>
              <w:t>是</w:t>
            </w:r>
          </w:p>
        </w:tc>
      </w:tr>
      <w:tr w:rsidR="00456954" w14:paraId="15928ABE" w14:textId="77777777">
        <w:trPr>
          <w:trHeight w:val="70"/>
        </w:trPr>
        <w:tc>
          <w:tcPr>
            <w:tcW w:w="369" w:type="pct"/>
            <w:vAlign w:val="center"/>
          </w:tcPr>
          <w:p w14:paraId="74C5A581" w14:textId="77777777" w:rsidR="00456954" w:rsidRDefault="00456954">
            <w:pPr>
              <w:pStyle w:val="aa"/>
              <w:numPr>
                <w:ilvl w:val="0"/>
                <w:numId w:val="14"/>
              </w:numPr>
              <w:ind w:firstLineChars="0"/>
              <w:rPr>
                <w:sz w:val="24"/>
              </w:rPr>
            </w:pPr>
          </w:p>
        </w:tc>
        <w:tc>
          <w:tcPr>
            <w:tcW w:w="600" w:type="pct"/>
            <w:vAlign w:val="center"/>
          </w:tcPr>
          <w:p w14:paraId="5D6B3F3F" w14:textId="77777777" w:rsidR="00456954" w:rsidRDefault="00456954">
            <w:pPr>
              <w:ind w:firstLine="480"/>
              <w:rPr>
                <w:sz w:val="24"/>
              </w:rPr>
            </w:pPr>
          </w:p>
        </w:tc>
        <w:tc>
          <w:tcPr>
            <w:tcW w:w="1091" w:type="pct"/>
            <w:vMerge w:val="restart"/>
            <w:vAlign w:val="center"/>
          </w:tcPr>
          <w:p w14:paraId="7666379D" w14:textId="77777777" w:rsidR="00456954" w:rsidRDefault="00000000">
            <w:pPr>
              <w:ind w:firstLine="480"/>
              <w:rPr>
                <w:sz w:val="24"/>
              </w:rPr>
            </w:pPr>
            <w:r>
              <w:rPr>
                <w:rFonts w:hint="eastAsia"/>
                <w:sz w:val="24"/>
              </w:rPr>
              <w:t>防代理</w:t>
            </w:r>
          </w:p>
        </w:tc>
        <w:tc>
          <w:tcPr>
            <w:tcW w:w="2485" w:type="pct"/>
            <w:vAlign w:val="center"/>
          </w:tcPr>
          <w:p w14:paraId="20E275D8" w14:textId="77777777" w:rsidR="00456954" w:rsidRDefault="00000000">
            <w:pPr>
              <w:ind w:firstLine="480"/>
              <w:rPr>
                <w:sz w:val="24"/>
              </w:rPr>
            </w:pPr>
            <w:r>
              <w:rPr>
                <w:rFonts w:hint="eastAsia"/>
                <w:sz w:val="24"/>
              </w:rPr>
              <w:t>支持僵尸主机检测功能，产品内置僵尸网络特征</w:t>
            </w:r>
            <w:proofErr w:type="gramStart"/>
            <w:r>
              <w:rPr>
                <w:rFonts w:hint="eastAsia"/>
                <w:sz w:val="24"/>
              </w:rPr>
              <w:t>库超过</w:t>
            </w:r>
            <w:proofErr w:type="gramEnd"/>
            <w:r>
              <w:rPr>
                <w:rFonts w:hint="eastAsia"/>
                <w:sz w:val="24"/>
              </w:rPr>
              <w:t>120万种，可识别主机的异常外联行为；</w:t>
            </w:r>
            <w:commentRangeStart w:id="65"/>
            <w:commentRangeEnd w:id="65"/>
            <w:r>
              <w:commentReference w:id="65"/>
            </w:r>
          </w:p>
        </w:tc>
        <w:tc>
          <w:tcPr>
            <w:tcW w:w="453" w:type="pct"/>
            <w:vAlign w:val="center"/>
          </w:tcPr>
          <w:p w14:paraId="57E55FA1" w14:textId="77777777" w:rsidR="00456954" w:rsidRDefault="00000000">
            <w:pPr>
              <w:ind w:firstLine="480"/>
              <w:rPr>
                <w:sz w:val="24"/>
                <w:lang w:bidi="en-US"/>
              </w:rPr>
            </w:pPr>
            <w:r>
              <w:rPr>
                <w:rFonts w:hint="eastAsia"/>
                <w:sz w:val="24"/>
                <w:lang w:bidi="en-US"/>
              </w:rPr>
              <w:t>否</w:t>
            </w:r>
          </w:p>
        </w:tc>
      </w:tr>
      <w:tr w:rsidR="00456954" w14:paraId="691BE118" w14:textId="77777777">
        <w:trPr>
          <w:trHeight w:val="70"/>
        </w:trPr>
        <w:tc>
          <w:tcPr>
            <w:tcW w:w="369" w:type="pct"/>
            <w:vAlign w:val="center"/>
          </w:tcPr>
          <w:p w14:paraId="31E15A0A" w14:textId="77777777" w:rsidR="00456954" w:rsidRDefault="00456954">
            <w:pPr>
              <w:pStyle w:val="aa"/>
              <w:numPr>
                <w:ilvl w:val="0"/>
                <w:numId w:val="14"/>
              </w:numPr>
              <w:ind w:firstLineChars="0"/>
              <w:rPr>
                <w:sz w:val="24"/>
              </w:rPr>
            </w:pPr>
          </w:p>
        </w:tc>
        <w:tc>
          <w:tcPr>
            <w:tcW w:w="600" w:type="pct"/>
            <w:vAlign w:val="center"/>
          </w:tcPr>
          <w:p w14:paraId="2D480242" w14:textId="77777777" w:rsidR="00456954" w:rsidRDefault="00000000">
            <w:pPr>
              <w:ind w:firstLine="480"/>
              <w:rPr>
                <w:sz w:val="24"/>
              </w:rPr>
            </w:pPr>
            <w:r>
              <w:rPr>
                <w:rFonts w:hint="eastAsia"/>
                <w:sz w:val="24"/>
              </w:rPr>
              <w:t>#</w:t>
            </w:r>
          </w:p>
        </w:tc>
        <w:tc>
          <w:tcPr>
            <w:tcW w:w="1091" w:type="pct"/>
            <w:vMerge/>
            <w:vAlign w:val="center"/>
          </w:tcPr>
          <w:p w14:paraId="3E8B6289" w14:textId="77777777" w:rsidR="00456954" w:rsidRDefault="00456954">
            <w:pPr>
              <w:ind w:firstLine="480"/>
              <w:rPr>
                <w:sz w:val="24"/>
              </w:rPr>
            </w:pPr>
          </w:p>
        </w:tc>
        <w:tc>
          <w:tcPr>
            <w:tcW w:w="2485" w:type="pct"/>
            <w:vAlign w:val="center"/>
          </w:tcPr>
          <w:p w14:paraId="565E7F79" w14:textId="77777777" w:rsidR="00456954" w:rsidRDefault="00000000">
            <w:pPr>
              <w:ind w:firstLine="480"/>
              <w:rPr>
                <w:sz w:val="24"/>
              </w:rPr>
            </w:pPr>
            <w:r>
              <w:rPr>
                <w:rFonts w:hint="eastAsia"/>
                <w:sz w:val="24"/>
              </w:rPr>
              <w:t xml:space="preserve">  支持云情报网关技术，实现对威胁流量进行实时检测&amp;拦截，所有流量在转发前均经过威胁情报的检测并已明确结果，实现恶意流量在转发前被阻断，保护资产安全。</w:t>
            </w:r>
            <w:commentRangeStart w:id="66"/>
            <w:commentRangeEnd w:id="66"/>
            <w:r>
              <w:commentReference w:id="66"/>
            </w:r>
            <w:r>
              <w:rPr>
                <w:rFonts w:hint="eastAsia"/>
                <w:sz w:val="24"/>
              </w:rPr>
              <w:t>（提供产品功能截图，并加盖原厂公章）</w:t>
            </w:r>
          </w:p>
        </w:tc>
        <w:tc>
          <w:tcPr>
            <w:tcW w:w="453" w:type="pct"/>
            <w:vAlign w:val="center"/>
          </w:tcPr>
          <w:p w14:paraId="0C9C7407" w14:textId="77777777" w:rsidR="00456954" w:rsidRDefault="00000000">
            <w:pPr>
              <w:ind w:firstLine="480"/>
              <w:rPr>
                <w:sz w:val="24"/>
                <w:lang w:bidi="en-US"/>
              </w:rPr>
            </w:pPr>
            <w:r>
              <w:rPr>
                <w:rFonts w:hint="eastAsia"/>
                <w:sz w:val="24"/>
                <w:lang w:bidi="en-US"/>
              </w:rPr>
              <w:t>是</w:t>
            </w:r>
          </w:p>
        </w:tc>
      </w:tr>
      <w:tr w:rsidR="00456954" w14:paraId="51D8B71D" w14:textId="77777777">
        <w:trPr>
          <w:trHeight w:val="70"/>
        </w:trPr>
        <w:tc>
          <w:tcPr>
            <w:tcW w:w="369" w:type="pct"/>
            <w:vAlign w:val="center"/>
          </w:tcPr>
          <w:p w14:paraId="6D974A88" w14:textId="77777777" w:rsidR="00456954" w:rsidRDefault="00456954">
            <w:pPr>
              <w:pStyle w:val="aa"/>
              <w:numPr>
                <w:ilvl w:val="0"/>
                <w:numId w:val="14"/>
              </w:numPr>
              <w:ind w:firstLineChars="0"/>
              <w:rPr>
                <w:sz w:val="24"/>
              </w:rPr>
            </w:pPr>
          </w:p>
        </w:tc>
        <w:tc>
          <w:tcPr>
            <w:tcW w:w="600" w:type="pct"/>
            <w:vAlign w:val="center"/>
          </w:tcPr>
          <w:p w14:paraId="60132410" w14:textId="77777777" w:rsidR="00456954" w:rsidRDefault="00000000">
            <w:pPr>
              <w:ind w:firstLine="480"/>
              <w:rPr>
                <w:sz w:val="24"/>
              </w:rPr>
            </w:pPr>
            <w:r>
              <w:rPr>
                <w:rFonts w:hint="eastAsia"/>
                <w:sz w:val="24"/>
              </w:rPr>
              <w:t>#</w:t>
            </w:r>
          </w:p>
        </w:tc>
        <w:tc>
          <w:tcPr>
            <w:tcW w:w="1091" w:type="pct"/>
            <w:vAlign w:val="center"/>
          </w:tcPr>
          <w:p w14:paraId="595B5FF0" w14:textId="77777777" w:rsidR="00456954" w:rsidRDefault="00000000">
            <w:pPr>
              <w:ind w:firstLine="480"/>
              <w:rPr>
                <w:sz w:val="24"/>
              </w:rPr>
            </w:pPr>
            <w:r>
              <w:rPr>
                <w:rFonts w:hint="eastAsia"/>
                <w:sz w:val="24"/>
              </w:rPr>
              <w:t>入侵防御</w:t>
            </w:r>
          </w:p>
        </w:tc>
        <w:tc>
          <w:tcPr>
            <w:tcW w:w="2485" w:type="pct"/>
            <w:vAlign w:val="center"/>
          </w:tcPr>
          <w:p w14:paraId="217C6A22" w14:textId="77777777" w:rsidR="00456954" w:rsidRDefault="00000000">
            <w:pPr>
              <w:ind w:firstLine="480"/>
              <w:rPr>
                <w:sz w:val="24"/>
              </w:rPr>
            </w:pPr>
            <w:r>
              <w:rPr>
                <w:rFonts w:hint="eastAsia"/>
                <w:sz w:val="24"/>
              </w:rPr>
              <w:t>支持独立的入侵防护规则特征库，特征总数在10000条以上（提</w:t>
            </w:r>
            <w:r>
              <w:rPr>
                <w:rFonts w:hint="eastAsia"/>
                <w:sz w:val="24"/>
              </w:rPr>
              <w:lastRenderedPageBreak/>
              <w:t>供截图），能对常见漏洞进行安全防护，兼容国家信息安全漏洞库（提供权威资质证明）；规则库支持根据攻击类型、风险等级、流行程度、操作系统等进行分类，防护动作包括告警、阻断、记录攻击报文；支持对威胁事件、攻击来源、受威胁主机、威胁趋势等进行监控统计，并可进行可视化展示（提供产品功能截图，并加盖原厂公章）</w:t>
            </w:r>
          </w:p>
        </w:tc>
        <w:tc>
          <w:tcPr>
            <w:tcW w:w="453" w:type="pct"/>
            <w:vAlign w:val="center"/>
          </w:tcPr>
          <w:p w14:paraId="3D005C10" w14:textId="77777777" w:rsidR="00456954" w:rsidRDefault="00000000">
            <w:pPr>
              <w:ind w:firstLine="480"/>
              <w:rPr>
                <w:sz w:val="24"/>
                <w:lang w:bidi="en-US"/>
              </w:rPr>
            </w:pPr>
            <w:r>
              <w:rPr>
                <w:rFonts w:hint="eastAsia"/>
                <w:sz w:val="24"/>
                <w:lang w:bidi="en-US"/>
              </w:rPr>
              <w:lastRenderedPageBreak/>
              <w:t>是</w:t>
            </w:r>
          </w:p>
        </w:tc>
      </w:tr>
      <w:tr w:rsidR="00456954" w14:paraId="45112F7E" w14:textId="77777777">
        <w:trPr>
          <w:trHeight w:val="70"/>
        </w:trPr>
        <w:tc>
          <w:tcPr>
            <w:tcW w:w="369" w:type="pct"/>
            <w:vAlign w:val="center"/>
          </w:tcPr>
          <w:p w14:paraId="01F5C38F" w14:textId="77777777" w:rsidR="00456954" w:rsidRDefault="00456954">
            <w:pPr>
              <w:pStyle w:val="aa"/>
              <w:numPr>
                <w:ilvl w:val="0"/>
                <w:numId w:val="14"/>
              </w:numPr>
              <w:ind w:firstLineChars="0"/>
              <w:rPr>
                <w:sz w:val="24"/>
              </w:rPr>
            </w:pPr>
          </w:p>
        </w:tc>
        <w:tc>
          <w:tcPr>
            <w:tcW w:w="600" w:type="pct"/>
            <w:vAlign w:val="center"/>
          </w:tcPr>
          <w:p w14:paraId="4C5BE744" w14:textId="77777777" w:rsidR="00456954" w:rsidRDefault="00000000">
            <w:pPr>
              <w:ind w:firstLine="480"/>
              <w:rPr>
                <w:sz w:val="24"/>
              </w:rPr>
            </w:pPr>
            <w:r>
              <w:rPr>
                <w:rFonts w:hint="eastAsia"/>
                <w:sz w:val="24"/>
              </w:rPr>
              <w:t>#</w:t>
            </w:r>
          </w:p>
        </w:tc>
        <w:tc>
          <w:tcPr>
            <w:tcW w:w="1091" w:type="pct"/>
            <w:vAlign w:val="center"/>
          </w:tcPr>
          <w:p w14:paraId="7CC3FCE2" w14:textId="77777777" w:rsidR="00456954" w:rsidRDefault="00000000">
            <w:pPr>
              <w:ind w:firstLine="480"/>
              <w:rPr>
                <w:sz w:val="24"/>
              </w:rPr>
            </w:pPr>
            <w:r>
              <w:rPr>
                <w:rFonts w:hint="eastAsia"/>
                <w:sz w:val="24"/>
              </w:rPr>
              <w:t>攻击防护</w:t>
            </w:r>
          </w:p>
        </w:tc>
        <w:tc>
          <w:tcPr>
            <w:tcW w:w="2485" w:type="pct"/>
            <w:vAlign w:val="center"/>
          </w:tcPr>
          <w:p w14:paraId="05C97180" w14:textId="77777777" w:rsidR="00456954" w:rsidRDefault="00000000">
            <w:pPr>
              <w:ind w:firstLine="480"/>
              <w:rPr>
                <w:sz w:val="24"/>
              </w:rPr>
            </w:pPr>
            <w:r>
              <w:rPr>
                <w:rFonts w:hint="eastAsia"/>
                <w:sz w:val="24"/>
              </w:rPr>
              <w:t>支持针对IP、ICMP、TCP、UDP、DNS、HTTP、HTTPS、SIP、NTP等协议进行DDOS防护；支持预定义和自定义策略模板；支持TCP DDOS防护，采用阀值检查、源/目的限流、源认证、会话检查等方式综合进行TCP FLOOD、SYN FLOOD、ACK FLOOD、SYN-ACK FLOOD、FIN FLOOD、RST FLOOD、FRAG FLOOD、连接耗尽等攻击防护；支持NTP DDOS防护，采用阀值检查、源/目的限流、源认证等方式综合进行NTP QUERY FLOOD、NTP REPLY FLOOD攻击防护；</w:t>
            </w:r>
          </w:p>
        </w:tc>
        <w:tc>
          <w:tcPr>
            <w:tcW w:w="453" w:type="pct"/>
            <w:vAlign w:val="center"/>
          </w:tcPr>
          <w:p w14:paraId="1C13F7AC" w14:textId="77777777" w:rsidR="00456954" w:rsidRDefault="00000000">
            <w:pPr>
              <w:ind w:firstLine="480"/>
              <w:rPr>
                <w:sz w:val="24"/>
                <w:lang w:bidi="en-US"/>
              </w:rPr>
            </w:pPr>
            <w:r>
              <w:rPr>
                <w:rFonts w:hint="eastAsia"/>
                <w:sz w:val="24"/>
                <w:lang w:bidi="en-US"/>
              </w:rPr>
              <w:t>否</w:t>
            </w:r>
          </w:p>
        </w:tc>
      </w:tr>
      <w:tr w:rsidR="00456954" w14:paraId="23951BE5" w14:textId="77777777">
        <w:trPr>
          <w:trHeight w:val="70"/>
        </w:trPr>
        <w:tc>
          <w:tcPr>
            <w:tcW w:w="369" w:type="pct"/>
            <w:vAlign w:val="center"/>
          </w:tcPr>
          <w:p w14:paraId="3F57BC7B" w14:textId="77777777" w:rsidR="00456954" w:rsidRDefault="00456954">
            <w:pPr>
              <w:pStyle w:val="aa"/>
              <w:numPr>
                <w:ilvl w:val="0"/>
                <w:numId w:val="14"/>
              </w:numPr>
              <w:ind w:firstLineChars="0"/>
              <w:rPr>
                <w:sz w:val="24"/>
              </w:rPr>
            </w:pPr>
          </w:p>
        </w:tc>
        <w:tc>
          <w:tcPr>
            <w:tcW w:w="600" w:type="pct"/>
            <w:vAlign w:val="center"/>
          </w:tcPr>
          <w:p w14:paraId="23E68E02" w14:textId="77777777" w:rsidR="00456954" w:rsidRDefault="00000000">
            <w:pPr>
              <w:ind w:firstLine="480"/>
              <w:rPr>
                <w:sz w:val="24"/>
              </w:rPr>
            </w:pPr>
            <w:r>
              <w:rPr>
                <w:rFonts w:hint="eastAsia"/>
                <w:sz w:val="24"/>
              </w:rPr>
              <w:t>#</w:t>
            </w:r>
          </w:p>
        </w:tc>
        <w:tc>
          <w:tcPr>
            <w:tcW w:w="1091" w:type="pct"/>
            <w:vAlign w:val="center"/>
          </w:tcPr>
          <w:p w14:paraId="5EE2959A" w14:textId="77777777" w:rsidR="00456954" w:rsidRDefault="00000000">
            <w:pPr>
              <w:ind w:firstLine="480"/>
              <w:rPr>
                <w:sz w:val="24"/>
              </w:rPr>
            </w:pPr>
            <w:r>
              <w:rPr>
                <w:rFonts w:hint="eastAsia"/>
                <w:sz w:val="24"/>
              </w:rPr>
              <w:t>防病毒</w:t>
            </w:r>
          </w:p>
        </w:tc>
        <w:tc>
          <w:tcPr>
            <w:tcW w:w="2485" w:type="pct"/>
            <w:vAlign w:val="center"/>
          </w:tcPr>
          <w:p w14:paraId="41399094" w14:textId="77777777" w:rsidR="00456954" w:rsidRDefault="00000000">
            <w:pPr>
              <w:ind w:firstLine="480"/>
              <w:rPr>
                <w:sz w:val="24"/>
              </w:rPr>
            </w:pPr>
            <w:r>
              <w:rPr>
                <w:rFonts w:hint="eastAsia"/>
                <w:sz w:val="24"/>
              </w:rPr>
              <w:t>采用国内知名主流品牌病毒库，内置流杀毒引擎，可以针对HTTP、FTP、SMTP、POP3、IMAP、HTTPS等协议进行查杀；</w:t>
            </w:r>
            <w:commentRangeStart w:id="67"/>
            <w:r>
              <w:rPr>
                <w:rFonts w:hint="eastAsia"/>
                <w:sz w:val="24"/>
              </w:rPr>
              <w:t>支持对压缩病毒文件进行检测和拦截，压缩层</w:t>
            </w:r>
            <w:proofErr w:type="gramStart"/>
            <w:r>
              <w:rPr>
                <w:rFonts w:hint="eastAsia"/>
                <w:sz w:val="24"/>
              </w:rPr>
              <w:t>数支持</w:t>
            </w:r>
            <w:proofErr w:type="gramEnd"/>
            <w:r>
              <w:rPr>
                <w:rFonts w:hint="eastAsia"/>
                <w:sz w:val="24"/>
              </w:rPr>
              <w:t>15层及以上；支持专项勒索病毒</w:t>
            </w:r>
            <w:r>
              <w:rPr>
                <w:rFonts w:hint="eastAsia"/>
                <w:sz w:val="24"/>
              </w:rPr>
              <w:lastRenderedPageBreak/>
              <w:t>检测与防御功能；</w:t>
            </w:r>
            <w:commentRangeEnd w:id="67"/>
            <w:r>
              <w:commentReference w:id="67"/>
            </w:r>
            <w:r>
              <w:rPr>
                <w:rFonts w:hint="eastAsia"/>
                <w:sz w:val="24"/>
              </w:rPr>
              <w:t>本地病毒</w:t>
            </w:r>
            <w:proofErr w:type="gramStart"/>
            <w:r>
              <w:rPr>
                <w:rFonts w:hint="eastAsia"/>
                <w:sz w:val="24"/>
              </w:rPr>
              <w:t>库规模</w:t>
            </w:r>
            <w:proofErr w:type="gramEnd"/>
            <w:r>
              <w:rPr>
                <w:rFonts w:hint="eastAsia"/>
                <w:sz w:val="24"/>
              </w:rPr>
              <w:t>大于百万级以上，病毒库可以定期更新或实时更新；</w:t>
            </w:r>
          </w:p>
          <w:p w14:paraId="586C48FE" w14:textId="77777777" w:rsidR="00456954" w:rsidRDefault="00000000">
            <w:pPr>
              <w:ind w:firstLine="480"/>
              <w:rPr>
                <w:sz w:val="24"/>
              </w:rPr>
            </w:pPr>
            <w:r>
              <w:rPr>
                <w:rFonts w:hint="eastAsia"/>
                <w:sz w:val="24"/>
              </w:rPr>
              <w:t>（提供产品功能截图，并加盖原厂公章）</w:t>
            </w:r>
          </w:p>
        </w:tc>
        <w:tc>
          <w:tcPr>
            <w:tcW w:w="453" w:type="pct"/>
            <w:vAlign w:val="center"/>
          </w:tcPr>
          <w:p w14:paraId="4D392033" w14:textId="77777777" w:rsidR="00456954" w:rsidRDefault="00000000">
            <w:pPr>
              <w:ind w:firstLine="480"/>
              <w:rPr>
                <w:sz w:val="24"/>
                <w:lang w:bidi="en-US"/>
              </w:rPr>
            </w:pPr>
            <w:r>
              <w:rPr>
                <w:rFonts w:hint="eastAsia"/>
                <w:sz w:val="24"/>
                <w:lang w:bidi="en-US"/>
              </w:rPr>
              <w:lastRenderedPageBreak/>
              <w:t>是</w:t>
            </w:r>
          </w:p>
        </w:tc>
      </w:tr>
      <w:tr w:rsidR="00456954" w14:paraId="598562A7" w14:textId="77777777">
        <w:trPr>
          <w:trHeight w:val="70"/>
        </w:trPr>
        <w:tc>
          <w:tcPr>
            <w:tcW w:w="369" w:type="pct"/>
            <w:vAlign w:val="center"/>
          </w:tcPr>
          <w:p w14:paraId="2A5BF217" w14:textId="77777777" w:rsidR="00456954" w:rsidRDefault="00456954">
            <w:pPr>
              <w:pStyle w:val="aa"/>
              <w:numPr>
                <w:ilvl w:val="0"/>
                <w:numId w:val="14"/>
              </w:numPr>
              <w:ind w:firstLineChars="0"/>
              <w:rPr>
                <w:sz w:val="24"/>
              </w:rPr>
            </w:pPr>
          </w:p>
        </w:tc>
        <w:tc>
          <w:tcPr>
            <w:tcW w:w="600" w:type="pct"/>
            <w:vAlign w:val="center"/>
          </w:tcPr>
          <w:p w14:paraId="2463244A" w14:textId="77777777" w:rsidR="00456954" w:rsidRDefault="00000000">
            <w:pPr>
              <w:ind w:firstLine="480"/>
              <w:rPr>
                <w:sz w:val="24"/>
              </w:rPr>
            </w:pPr>
            <w:r>
              <w:rPr>
                <w:rFonts w:hint="eastAsia"/>
                <w:sz w:val="24"/>
              </w:rPr>
              <w:t>#</w:t>
            </w:r>
          </w:p>
        </w:tc>
        <w:tc>
          <w:tcPr>
            <w:tcW w:w="1091" w:type="pct"/>
            <w:vAlign w:val="center"/>
          </w:tcPr>
          <w:p w14:paraId="0A73ECC0" w14:textId="77777777" w:rsidR="00456954" w:rsidRDefault="00000000">
            <w:pPr>
              <w:ind w:firstLine="480"/>
              <w:rPr>
                <w:sz w:val="24"/>
              </w:rPr>
            </w:pPr>
            <w:r>
              <w:rPr>
                <w:rFonts w:hint="eastAsia"/>
                <w:sz w:val="24"/>
              </w:rPr>
              <w:t>联动防护</w:t>
            </w:r>
          </w:p>
        </w:tc>
        <w:tc>
          <w:tcPr>
            <w:tcW w:w="2485" w:type="pct"/>
            <w:vAlign w:val="center"/>
          </w:tcPr>
          <w:p w14:paraId="1C4E2844" w14:textId="77777777" w:rsidR="00456954" w:rsidRDefault="00000000">
            <w:pPr>
              <w:ind w:firstLine="480"/>
              <w:rPr>
                <w:sz w:val="24"/>
              </w:rPr>
            </w:pPr>
            <w:r>
              <w:rPr>
                <w:rFonts w:hint="eastAsia"/>
                <w:sz w:val="24"/>
              </w:rPr>
              <w:t>支持与高级威胁检测系统联动，支持对入侵攻击、僵木行为、恶意程序传播、APT攻击、WEB攻击、访问非法URL/域名、恶意IP访问等安全事件阻断处置，实现联动威胁防御；</w:t>
            </w:r>
          </w:p>
          <w:p w14:paraId="7D6B7A1D" w14:textId="77777777" w:rsidR="00456954" w:rsidRDefault="00000000">
            <w:pPr>
              <w:ind w:firstLine="480"/>
              <w:rPr>
                <w:sz w:val="24"/>
              </w:rPr>
            </w:pPr>
            <w:r>
              <w:rPr>
                <w:rFonts w:hint="eastAsia"/>
                <w:sz w:val="24"/>
              </w:rPr>
              <w:t>（提供产品功能截图，并加盖原厂公章）</w:t>
            </w:r>
          </w:p>
        </w:tc>
        <w:tc>
          <w:tcPr>
            <w:tcW w:w="453" w:type="pct"/>
            <w:vAlign w:val="center"/>
          </w:tcPr>
          <w:p w14:paraId="1F389A55" w14:textId="77777777" w:rsidR="00456954" w:rsidRDefault="00000000">
            <w:pPr>
              <w:ind w:firstLine="480"/>
              <w:rPr>
                <w:sz w:val="24"/>
                <w:lang w:bidi="en-US"/>
              </w:rPr>
            </w:pPr>
            <w:r>
              <w:rPr>
                <w:rFonts w:hint="eastAsia"/>
                <w:sz w:val="24"/>
                <w:lang w:bidi="en-US"/>
              </w:rPr>
              <w:t>是</w:t>
            </w:r>
          </w:p>
        </w:tc>
      </w:tr>
      <w:tr w:rsidR="00456954" w14:paraId="2AB89813" w14:textId="77777777">
        <w:trPr>
          <w:trHeight w:val="70"/>
        </w:trPr>
        <w:tc>
          <w:tcPr>
            <w:tcW w:w="369" w:type="pct"/>
            <w:vAlign w:val="center"/>
          </w:tcPr>
          <w:p w14:paraId="6D268E36" w14:textId="77777777" w:rsidR="00456954" w:rsidRDefault="00456954">
            <w:pPr>
              <w:pStyle w:val="aa"/>
              <w:numPr>
                <w:ilvl w:val="0"/>
                <w:numId w:val="14"/>
              </w:numPr>
              <w:ind w:firstLineChars="0"/>
              <w:rPr>
                <w:sz w:val="24"/>
              </w:rPr>
            </w:pPr>
          </w:p>
        </w:tc>
        <w:tc>
          <w:tcPr>
            <w:tcW w:w="600" w:type="pct"/>
            <w:vAlign w:val="center"/>
          </w:tcPr>
          <w:p w14:paraId="7B2A9CE2" w14:textId="77777777" w:rsidR="00456954" w:rsidRDefault="00000000">
            <w:pPr>
              <w:ind w:firstLine="480"/>
              <w:rPr>
                <w:sz w:val="24"/>
              </w:rPr>
            </w:pPr>
            <w:r>
              <w:rPr>
                <w:rFonts w:hint="eastAsia"/>
                <w:sz w:val="24"/>
              </w:rPr>
              <w:t>#</w:t>
            </w:r>
          </w:p>
        </w:tc>
        <w:tc>
          <w:tcPr>
            <w:tcW w:w="1091" w:type="pct"/>
            <w:vAlign w:val="center"/>
          </w:tcPr>
          <w:p w14:paraId="2CD18044" w14:textId="77777777" w:rsidR="00456954" w:rsidRDefault="00000000">
            <w:pPr>
              <w:ind w:firstLine="480"/>
              <w:rPr>
                <w:sz w:val="24"/>
              </w:rPr>
            </w:pPr>
            <w:r>
              <w:rPr>
                <w:rFonts w:hint="eastAsia"/>
                <w:sz w:val="24"/>
              </w:rPr>
              <w:t>可视化监控</w:t>
            </w:r>
          </w:p>
        </w:tc>
        <w:tc>
          <w:tcPr>
            <w:tcW w:w="2485" w:type="pct"/>
            <w:vAlign w:val="center"/>
          </w:tcPr>
          <w:p w14:paraId="7C327569" w14:textId="77777777" w:rsidR="00456954" w:rsidRDefault="00000000">
            <w:pPr>
              <w:ind w:firstLine="480"/>
              <w:rPr>
                <w:sz w:val="24"/>
              </w:rPr>
            </w:pPr>
            <w:r>
              <w:rPr>
                <w:rFonts w:hint="eastAsia"/>
                <w:sz w:val="24"/>
              </w:rPr>
              <w:t>支持威胁地图功能，利用威胁地图对攻击源、受害者、威胁事件进行集中展示，支持安全事件实时播；（提供产品功能截图，并加盖原厂公章）</w:t>
            </w:r>
          </w:p>
          <w:p w14:paraId="36CF2CA4" w14:textId="77777777" w:rsidR="00456954" w:rsidRDefault="00000000">
            <w:pPr>
              <w:ind w:firstLine="480"/>
              <w:rPr>
                <w:sz w:val="24"/>
              </w:rPr>
            </w:pPr>
            <w:r>
              <w:rPr>
                <w:rFonts w:hint="eastAsia"/>
                <w:sz w:val="24"/>
              </w:rPr>
              <w:t>支持CPU利用率、内存利用率、电源故障等告警，支持CPU利用率、内存利用率、磁盘利用率等硬件资源实时利用率情况追踪；</w:t>
            </w:r>
            <w:r>
              <w:rPr>
                <w:rFonts w:hint="eastAsia"/>
                <w:kern w:val="0"/>
                <w:sz w:val="24"/>
              </w:rPr>
              <w:t>（提供产品功能截图，并加盖原厂公章）</w:t>
            </w:r>
          </w:p>
          <w:p w14:paraId="51E72F22" w14:textId="77777777" w:rsidR="00456954" w:rsidRDefault="00000000">
            <w:pPr>
              <w:ind w:firstLine="480"/>
              <w:rPr>
                <w:kern w:val="0"/>
                <w:sz w:val="24"/>
              </w:rPr>
            </w:pPr>
            <w:r>
              <w:rPr>
                <w:rFonts w:hint="eastAsia"/>
                <w:sz w:val="24"/>
              </w:rPr>
              <w:t>支持对病毒防御、入侵防御、WAF、僵木</w:t>
            </w:r>
            <w:proofErr w:type="gramStart"/>
            <w:r>
              <w:rPr>
                <w:rFonts w:hint="eastAsia"/>
                <w:sz w:val="24"/>
              </w:rPr>
              <w:t>蠕</w:t>
            </w:r>
            <w:proofErr w:type="gramEnd"/>
            <w:r>
              <w:rPr>
                <w:rFonts w:hint="eastAsia"/>
                <w:sz w:val="24"/>
              </w:rPr>
              <w:t>防御、DDOS攻击、APT/DGA/隐蔽通道等进行统计、排名。</w:t>
            </w:r>
            <w:r>
              <w:rPr>
                <w:rFonts w:hint="eastAsia"/>
                <w:kern w:val="0"/>
                <w:sz w:val="24"/>
              </w:rPr>
              <w:t>（提供产品功能截图，并加盖原厂公章）</w:t>
            </w:r>
          </w:p>
        </w:tc>
        <w:tc>
          <w:tcPr>
            <w:tcW w:w="453" w:type="pct"/>
            <w:vAlign w:val="center"/>
          </w:tcPr>
          <w:p w14:paraId="2D08191F" w14:textId="77777777" w:rsidR="00456954" w:rsidRDefault="00000000">
            <w:pPr>
              <w:ind w:firstLine="480"/>
              <w:rPr>
                <w:sz w:val="24"/>
                <w:lang w:bidi="en-US"/>
              </w:rPr>
            </w:pPr>
            <w:r>
              <w:rPr>
                <w:rFonts w:hint="eastAsia"/>
                <w:sz w:val="24"/>
                <w:lang w:bidi="en-US"/>
              </w:rPr>
              <w:t>是</w:t>
            </w:r>
          </w:p>
        </w:tc>
      </w:tr>
      <w:tr w:rsidR="00456954" w14:paraId="5FA84217" w14:textId="77777777">
        <w:trPr>
          <w:trHeight w:val="70"/>
        </w:trPr>
        <w:tc>
          <w:tcPr>
            <w:tcW w:w="369" w:type="pct"/>
            <w:vAlign w:val="center"/>
          </w:tcPr>
          <w:p w14:paraId="12293C90" w14:textId="77777777" w:rsidR="00456954" w:rsidRDefault="00456954">
            <w:pPr>
              <w:pStyle w:val="aa"/>
              <w:numPr>
                <w:ilvl w:val="0"/>
                <w:numId w:val="14"/>
              </w:numPr>
              <w:ind w:firstLineChars="0"/>
              <w:rPr>
                <w:sz w:val="24"/>
              </w:rPr>
            </w:pPr>
          </w:p>
        </w:tc>
        <w:tc>
          <w:tcPr>
            <w:tcW w:w="600" w:type="pct"/>
            <w:vAlign w:val="center"/>
          </w:tcPr>
          <w:p w14:paraId="2A070824" w14:textId="77777777" w:rsidR="00456954" w:rsidRDefault="00000000">
            <w:pPr>
              <w:ind w:firstLine="480"/>
              <w:rPr>
                <w:sz w:val="24"/>
              </w:rPr>
            </w:pPr>
            <w:r>
              <w:rPr>
                <w:rFonts w:hint="eastAsia"/>
                <w:sz w:val="24"/>
              </w:rPr>
              <w:t>#</w:t>
            </w:r>
          </w:p>
        </w:tc>
        <w:tc>
          <w:tcPr>
            <w:tcW w:w="1091" w:type="pct"/>
            <w:vAlign w:val="center"/>
          </w:tcPr>
          <w:p w14:paraId="217DD516" w14:textId="77777777" w:rsidR="00456954" w:rsidRDefault="00000000">
            <w:pPr>
              <w:ind w:firstLine="480"/>
              <w:rPr>
                <w:sz w:val="24"/>
              </w:rPr>
            </w:pPr>
            <w:r>
              <w:rPr>
                <w:rFonts w:hint="eastAsia"/>
                <w:sz w:val="24"/>
              </w:rPr>
              <w:t>流量解</w:t>
            </w:r>
            <w:r>
              <w:rPr>
                <w:rFonts w:hint="eastAsia"/>
                <w:sz w:val="24"/>
              </w:rPr>
              <w:lastRenderedPageBreak/>
              <w:t>密</w:t>
            </w:r>
            <w:commentRangeStart w:id="68"/>
            <w:commentRangeEnd w:id="68"/>
            <w:r>
              <w:commentReference w:id="68"/>
            </w:r>
          </w:p>
        </w:tc>
        <w:tc>
          <w:tcPr>
            <w:tcW w:w="2485" w:type="pct"/>
            <w:vAlign w:val="center"/>
          </w:tcPr>
          <w:p w14:paraId="214E164C" w14:textId="77777777" w:rsidR="00456954" w:rsidRDefault="00000000">
            <w:pPr>
              <w:ind w:firstLine="480"/>
              <w:rPr>
                <w:sz w:val="24"/>
              </w:rPr>
            </w:pPr>
            <w:r>
              <w:rPr>
                <w:rFonts w:hint="eastAsia"/>
                <w:sz w:val="24"/>
              </w:rPr>
              <w:lastRenderedPageBreak/>
              <w:t>针对以上所有的安全防护功</w:t>
            </w:r>
            <w:r>
              <w:rPr>
                <w:rFonts w:hint="eastAsia"/>
                <w:sz w:val="24"/>
              </w:rPr>
              <w:lastRenderedPageBreak/>
              <w:t>能，都能针对加密流量进行解密并分析，</w:t>
            </w:r>
            <w:proofErr w:type="gramStart"/>
            <w:r>
              <w:rPr>
                <w:rFonts w:hint="eastAsia"/>
                <w:sz w:val="24"/>
              </w:rPr>
              <w:t>需支持</w:t>
            </w:r>
            <w:proofErr w:type="gramEnd"/>
            <w:r>
              <w:rPr>
                <w:rFonts w:hint="eastAsia"/>
                <w:sz w:val="24"/>
              </w:rPr>
              <w:t>SSL解密功能或者搭配专用的SSL解密硬件设备，确保整体方案能满足解密性能需求。</w:t>
            </w:r>
          </w:p>
          <w:p w14:paraId="376B5F95" w14:textId="77777777" w:rsidR="00456954" w:rsidRDefault="00000000">
            <w:pPr>
              <w:ind w:firstLine="480"/>
              <w:rPr>
                <w:sz w:val="24"/>
              </w:rPr>
            </w:pPr>
            <w:r>
              <w:rPr>
                <w:rFonts w:hint="eastAsia"/>
                <w:sz w:val="24"/>
              </w:rPr>
              <w:t>（提供证明，加盖原厂商公章）</w:t>
            </w:r>
          </w:p>
        </w:tc>
        <w:tc>
          <w:tcPr>
            <w:tcW w:w="453" w:type="pct"/>
            <w:vAlign w:val="center"/>
          </w:tcPr>
          <w:p w14:paraId="2999E700" w14:textId="77777777" w:rsidR="00456954" w:rsidRDefault="00000000">
            <w:pPr>
              <w:ind w:firstLine="480"/>
              <w:rPr>
                <w:sz w:val="24"/>
                <w:lang w:bidi="en-US"/>
              </w:rPr>
            </w:pPr>
            <w:r>
              <w:rPr>
                <w:rFonts w:hint="eastAsia"/>
                <w:sz w:val="24"/>
                <w:lang w:bidi="en-US"/>
              </w:rPr>
              <w:lastRenderedPageBreak/>
              <w:t>是</w:t>
            </w:r>
          </w:p>
        </w:tc>
      </w:tr>
      <w:tr w:rsidR="00456954" w14:paraId="004F58F5" w14:textId="77777777">
        <w:trPr>
          <w:trHeight w:val="70"/>
        </w:trPr>
        <w:tc>
          <w:tcPr>
            <w:tcW w:w="369" w:type="pct"/>
            <w:vAlign w:val="center"/>
          </w:tcPr>
          <w:p w14:paraId="41B51A0F" w14:textId="77777777" w:rsidR="00456954" w:rsidRDefault="00456954">
            <w:pPr>
              <w:pStyle w:val="aa"/>
              <w:numPr>
                <w:ilvl w:val="0"/>
                <w:numId w:val="14"/>
              </w:numPr>
              <w:ind w:firstLineChars="0"/>
              <w:rPr>
                <w:sz w:val="24"/>
              </w:rPr>
            </w:pPr>
          </w:p>
        </w:tc>
        <w:tc>
          <w:tcPr>
            <w:tcW w:w="600" w:type="pct"/>
            <w:vAlign w:val="center"/>
          </w:tcPr>
          <w:p w14:paraId="643F273B" w14:textId="77777777" w:rsidR="00456954" w:rsidRDefault="00000000">
            <w:pPr>
              <w:ind w:firstLine="480"/>
              <w:rPr>
                <w:sz w:val="24"/>
              </w:rPr>
            </w:pPr>
            <w:r>
              <w:rPr>
                <w:rFonts w:hint="eastAsia"/>
                <w:sz w:val="24"/>
              </w:rPr>
              <w:t>#</w:t>
            </w:r>
          </w:p>
        </w:tc>
        <w:tc>
          <w:tcPr>
            <w:tcW w:w="1091" w:type="pct"/>
            <w:vAlign w:val="center"/>
          </w:tcPr>
          <w:p w14:paraId="54E00980" w14:textId="77777777" w:rsidR="00456954" w:rsidRDefault="00000000">
            <w:pPr>
              <w:ind w:firstLine="480"/>
              <w:rPr>
                <w:sz w:val="24"/>
              </w:rPr>
            </w:pPr>
            <w:r>
              <w:rPr>
                <w:rFonts w:hint="eastAsia"/>
                <w:sz w:val="24"/>
              </w:rPr>
              <w:t>安全监测应急值守</w:t>
            </w:r>
            <w:commentRangeStart w:id="69"/>
            <w:commentRangeEnd w:id="69"/>
            <w:r>
              <w:commentReference w:id="69"/>
            </w:r>
          </w:p>
        </w:tc>
        <w:tc>
          <w:tcPr>
            <w:tcW w:w="2485" w:type="pct"/>
            <w:vAlign w:val="center"/>
          </w:tcPr>
          <w:p w14:paraId="672590A3" w14:textId="77777777" w:rsidR="00456954" w:rsidRDefault="00000000">
            <w:pPr>
              <w:ind w:firstLine="480"/>
              <w:rPr>
                <w:sz w:val="24"/>
              </w:rPr>
            </w:pPr>
            <w:r>
              <w:rPr>
                <w:rFonts w:hint="eastAsia"/>
                <w:sz w:val="24"/>
              </w:rPr>
              <w:t>为了简化用户日益繁重的</w:t>
            </w:r>
            <w:proofErr w:type="gramStart"/>
            <w:r>
              <w:rPr>
                <w:rFonts w:hint="eastAsia"/>
                <w:sz w:val="24"/>
              </w:rPr>
              <w:t>安全运</w:t>
            </w:r>
            <w:proofErr w:type="gramEnd"/>
            <w:r>
              <w:rPr>
                <w:rFonts w:hint="eastAsia"/>
                <w:sz w:val="24"/>
              </w:rPr>
              <w:t>维工作，最大程度发挥出安全产品的防护效果，建设更完整、更有效、更及时的安全运营体系，需配置一名安全专家作为专属服务经理，提供持续在线服务，安全专家</w:t>
            </w:r>
            <w:proofErr w:type="gramStart"/>
            <w:r>
              <w:rPr>
                <w:rFonts w:hint="eastAsia"/>
                <w:sz w:val="24"/>
              </w:rPr>
              <w:t>需创建专</w:t>
            </w:r>
            <w:proofErr w:type="gramEnd"/>
            <w:r>
              <w:rPr>
                <w:rFonts w:hint="eastAsia"/>
                <w:sz w:val="24"/>
              </w:rPr>
              <w:t>属的服务</w:t>
            </w:r>
            <w:proofErr w:type="gramStart"/>
            <w:r>
              <w:rPr>
                <w:rFonts w:hint="eastAsia"/>
                <w:sz w:val="24"/>
              </w:rPr>
              <w:t>微信群</w:t>
            </w:r>
            <w:proofErr w:type="gramEnd"/>
            <w:r>
              <w:rPr>
                <w:rFonts w:hint="eastAsia"/>
                <w:sz w:val="24"/>
              </w:rPr>
              <w:t>，对用户咨询或上报的安全问题进行及时响应并给出建议。</w:t>
            </w:r>
          </w:p>
          <w:p w14:paraId="18CFA650" w14:textId="77777777" w:rsidR="00456954" w:rsidRDefault="00000000">
            <w:pPr>
              <w:ind w:firstLine="480"/>
              <w:rPr>
                <w:sz w:val="24"/>
              </w:rPr>
            </w:pPr>
            <w:r>
              <w:rPr>
                <w:rFonts w:hint="eastAsia"/>
                <w:sz w:val="24"/>
              </w:rPr>
              <w:t>安全产品首次上线后，安全专家需对安全组件进行策略检查，给出策略优化方案，确保设备处于最佳防护状态。</w:t>
            </w:r>
          </w:p>
          <w:p w14:paraId="61A32977" w14:textId="77777777" w:rsidR="00456954" w:rsidRDefault="00000000">
            <w:pPr>
              <w:ind w:firstLine="480"/>
              <w:rPr>
                <w:sz w:val="24"/>
              </w:rPr>
            </w:pPr>
            <w:r>
              <w:rPr>
                <w:rFonts w:hint="eastAsia"/>
                <w:sz w:val="24"/>
              </w:rPr>
              <w:t>针对日常安全事件如僵木</w:t>
            </w:r>
            <w:proofErr w:type="gramStart"/>
            <w:r>
              <w:rPr>
                <w:rFonts w:hint="eastAsia"/>
                <w:sz w:val="24"/>
              </w:rPr>
              <w:t>蠕</w:t>
            </w:r>
            <w:proofErr w:type="gramEnd"/>
            <w:r>
              <w:rPr>
                <w:rFonts w:hint="eastAsia"/>
                <w:sz w:val="24"/>
              </w:rPr>
              <w:t>病毒攻击，安全专家会进行快速清除，帮助恢复业务，消除或减轻影响，并通过服务群发送安全事件的响应情况通告；节假日期间有应急专家在线服务，对发生的重大安全事件进行</w:t>
            </w:r>
            <w:r>
              <w:rPr>
                <w:sz w:val="24"/>
              </w:rPr>
              <w:t>7*24H</w:t>
            </w:r>
            <w:r>
              <w:rPr>
                <w:rFonts w:hint="eastAsia"/>
                <w:sz w:val="24"/>
              </w:rPr>
              <w:t>响应，并在节假日期间每日进行值守总结，在服务群发送节假日值守总结快报。</w:t>
            </w:r>
          </w:p>
          <w:p w14:paraId="719C17C7" w14:textId="77777777" w:rsidR="00456954" w:rsidRDefault="00000000">
            <w:pPr>
              <w:ind w:firstLine="480"/>
              <w:rPr>
                <w:sz w:val="24"/>
              </w:rPr>
            </w:pPr>
            <w:r>
              <w:rPr>
                <w:rFonts w:hint="eastAsia"/>
                <w:sz w:val="24"/>
              </w:rPr>
              <w:t>针对突发重大安全事件有后端应急专家</w:t>
            </w:r>
            <w:r>
              <w:rPr>
                <w:sz w:val="24"/>
              </w:rPr>
              <w:t>7*24H</w:t>
            </w:r>
            <w:r>
              <w:rPr>
                <w:rFonts w:hint="eastAsia"/>
                <w:sz w:val="24"/>
              </w:rPr>
              <w:t>快速响应支撑，帮</w:t>
            </w:r>
            <w:r>
              <w:rPr>
                <w:rFonts w:hint="eastAsia"/>
                <w:sz w:val="24"/>
              </w:rPr>
              <w:lastRenderedPageBreak/>
              <w:t>助对事件进行紧急遏制、分析事件的影响范围、针对事件发生原因进行溯源排查、提供对应的安全加固方案等，并通过服务群发送安全事件的响应情况通告。</w:t>
            </w:r>
          </w:p>
          <w:p w14:paraId="3FDE5B1B" w14:textId="77777777" w:rsidR="00456954" w:rsidRDefault="00000000">
            <w:pPr>
              <w:ind w:firstLine="480"/>
              <w:rPr>
                <w:sz w:val="24"/>
              </w:rPr>
            </w:pPr>
            <w:r>
              <w:rPr>
                <w:rFonts w:hint="eastAsia"/>
                <w:sz w:val="24"/>
              </w:rPr>
              <w:t>每月和年度针对用户的安全状况进行分析总结，输出《安全运营月报》和《安全运营年报》，并支持定期投递到用户邮箱，提供安全运营状况展示平台，可视化展示用户安全状态，支持在线展示安全</w:t>
            </w:r>
            <w:proofErr w:type="gramStart"/>
            <w:r>
              <w:rPr>
                <w:rFonts w:hint="eastAsia"/>
                <w:sz w:val="24"/>
              </w:rPr>
              <w:t>事件工</w:t>
            </w:r>
            <w:proofErr w:type="gramEnd"/>
            <w:r>
              <w:rPr>
                <w:rFonts w:hint="eastAsia"/>
                <w:sz w:val="24"/>
              </w:rPr>
              <w:t>单的处置进程和结果，支持在线对服务</w:t>
            </w:r>
            <w:r>
              <w:rPr>
                <w:sz w:val="24"/>
              </w:rPr>
              <w:t>SLA</w:t>
            </w:r>
            <w:r>
              <w:rPr>
                <w:rFonts w:hint="eastAsia"/>
                <w:sz w:val="24"/>
              </w:rPr>
              <w:t>进行查阅和监督，清晰的了解服务进展。</w:t>
            </w:r>
          </w:p>
          <w:p w14:paraId="1DC03776" w14:textId="77777777" w:rsidR="00456954" w:rsidRDefault="00000000">
            <w:pPr>
              <w:ind w:firstLineChars="0" w:firstLine="0"/>
              <w:rPr>
                <w:sz w:val="24"/>
              </w:rPr>
            </w:pPr>
            <w:r>
              <w:rPr>
                <w:rFonts w:hint="eastAsia"/>
                <w:sz w:val="24"/>
              </w:rPr>
              <w:t>（提供证明，加盖原厂商公章）</w:t>
            </w:r>
          </w:p>
        </w:tc>
        <w:tc>
          <w:tcPr>
            <w:tcW w:w="453" w:type="pct"/>
            <w:vAlign w:val="center"/>
          </w:tcPr>
          <w:p w14:paraId="0760B8E3" w14:textId="77777777" w:rsidR="00456954" w:rsidRDefault="00000000">
            <w:pPr>
              <w:ind w:firstLine="480"/>
              <w:rPr>
                <w:sz w:val="24"/>
                <w:lang w:bidi="en-US"/>
              </w:rPr>
            </w:pPr>
            <w:r>
              <w:rPr>
                <w:rFonts w:hint="eastAsia"/>
                <w:sz w:val="24"/>
                <w:lang w:bidi="en-US"/>
              </w:rPr>
              <w:lastRenderedPageBreak/>
              <w:t>是</w:t>
            </w:r>
          </w:p>
        </w:tc>
      </w:tr>
      <w:tr w:rsidR="00456954" w14:paraId="6342D0DC" w14:textId="77777777">
        <w:trPr>
          <w:trHeight w:val="70"/>
        </w:trPr>
        <w:tc>
          <w:tcPr>
            <w:tcW w:w="369" w:type="pct"/>
            <w:vAlign w:val="center"/>
          </w:tcPr>
          <w:p w14:paraId="6B17B588" w14:textId="77777777" w:rsidR="00456954" w:rsidRDefault="00456954">
            <w:pPr>
              <w:pStyle w:val="aa"/>
              <w:numPr>
                <w:ilvl w:val="0"/>
                <w:numId w:val="14"/>
              </w:numPr>
              <w:ind w:firstLineChars="0"/>
              <w:rPr>
                <w:sz w:val="24"/>
              </w:rPr>
            </w:pPr>
          </w:p>
        </w:tc>
        <w:tc>
          <w:tcPr>
            <w:tcW w:w="600" w:type="pct"/>
            <w:vAlign w:val="center"/>
          </w:tcPr>
          <w:p w14:paraId="7C11F37D" w14:textId="77777777" w:rsidR="00456954" w:rsidRDefault="00000000">
            <w:pPr>
              <w:ind w:firstLine="480"/>
              <w:rPr>
                <w:sz w:val="24"/>
              </w:rPr>
            </w:pPr>
            <w:r>
              <w:rPr>
                <w:rFonts w:hint="eastAsia"/>
                <w:sz w:val="24"/>
              </w:rPr>
              <w:t>#</w:t>
            </w:r>
          </w:p>
        </w:tc>
        <w:tc>
          <w:tcPr>
            <w:tcW w:w="1091" w:type="pct"/>
            <w:vAlign w:val="center"/>
          </w:tcPr>
          <w:p w14:paraId="57B70ADA" w14:textId="77777777" w:rsidR="00456954" w:rsidRDefault="00000000">
            <w:pPr>
              <w:ind w:firstLine="480"/>
              <w:rPr>
                <w:sz w:val="24"/>
              </w:rPr>
            </w:pPr>
            <w:r>
              <w:rPr>
                <w:rFonts w:hint="eastAsia"/>
                <w:sz w:val="24"/>
              </w:rPr>
              <w:t>产品资质要求</w:t>
            </w:r>
          </w:p>
        </w:tc>
        <w:tc>
          <w:tcPr>
            <w:tcW w:w="2485" w:type="pct"/>
            <w:vAlign w:val="center"/>
          </w:tcPr>
          <w:p w14:paraId="2428448F" w14:textId="77777777" w:rsidR="00456954" w:rsidRDefault="00000000">
            <w:pPr>
              <w:ind w:firstLine="480"/>
              <w:rPr>
                <w:sz w:val="24"/>
              </w:rPr>
            </w:pPr>
            <w:r>
              <w:rPr>
                <w:rFonts w:hint="eastAsia"/>
                <w:sz w:val="24"/>
              </w:rPr>
              <w:t>网络关键设备和网络安全专用产品安全认证证书（加盖原厂商公章）</w:t>
            </w:r>
          </w:p>
        </w:tc>
        <w:tc>
          <w:tcPr>
            <w:tcW w:w="453" w:type="pct"/>
            <w:vAlign w:val="center"/>
          </w:tcPr>
          <w:p w14:paraId="37DAE2FD" w14:textId="77777777" w:rsidR="00456954" w:rsidRDefault="00000000">
            <w:pPr>
              <w:ind w:firstLine="480"/>
              <w:rPr>
                <w:sz w:val="24"/>
                <w:lang w:bidi="en-US"/>
              </w:rPr>
            </w:pPr>
            <w:r>
              <w:rPr>
                <w:rFonts w:hint="eastAsia"/>
                <w:sz w:val="24"/>
                <w:lang w:bidi="en-US"/>
              </w:rPr>
              <w:t>是</w:t>
            </w:r>
          </w:p>
        </w:tc>
      </w:tr>
      <w:tr w:rsidR="00456954" w14:paraId="52526F62" w14:textId="77777777">
        <w:trPr>
          <w:trHeight w:val="70"/>
        </w:trPr>
        <w:tc>
          <w:tcPr>
            <w:tcW w:w="369" w:type="pct"/>
            <w:vAlign w:val="center"/>
          </w:tcPr>
          <w:p w14:paraId="155376AB" w14:textId="77777777" w:rsidR="00456954" w:rsidRDefault="00456954">
            <w:pPr>
              <w:pStyle w:val="aa"/>
              <w:numPr>
                <w:ilvl w:val="0"/>
                <w:numId w:val="14"/>
              </w:numPr>
              <w:ind w:firstLineChars="0"/>
              <w:rPr>
                <w:sz w:val="24"/>
              </w:rPr>
            </w:pPr>
          </w:p>
        </w:tc>
        <w:tc>
          <w:tcPr>
            <w:tcW w:w="600" w:type="pct"/>
            <w:vAlign w:val="center"/>
          </w:tcPr>
          <w:p w14:paraId="3DFC436E" w14:textId="77777777" w:rsidR="00456954" w:rsidRDefault="00000000">
            <w:pPr>
              <w:ind w:firstLine="480"/>
              <w:rPr>
                <w:sz w:val="24"/>
              </w:rPr>
            </w:pPr>
            <w:r>
              <w:rPr>
                <w:rFonts w:hint="eastAsia"/>
                <w:sz w:val="24"/>
              </w:rPr>
              <w:t>*</w:t>
            </w:r>
          </w:p>
        </w:tc>
        <w:tc>
          <w:tcPr>
            <w:tcW w:w="1091" w:type="pct"/>
            <w:vAlign w:val="center"/>
          </w:tcPr>
          <w:p w14:paraId="11B3AD7A" w14:textId="77777777" w:rsidR="00456954" w:rsidRDefault="00000000">
            <w:pPr>
              <w:ind w:firstLine="480"/>
              <w:rPr>
                <w:sz w:val="24"/>
              </w:rPr>
            </w:pPr>
            <w:r>
              <w:rPr>
                <w:rFonts w:hint="eastAsia"/>
                <w:sz w:val="24"/>
              </w:rPr>
              <w:t>服务要求</w:t>
            </w:r>
          </w:p>
        </w:tc>
        <w:tc>
          <w:tcPr>
            <w:tcW w:w="2485" w:type="pct"/>
            <w:vAlign w:val="center"/>
          </w:tcPr>
          <w:p w14:paraId="3512E4FB" w14:textId="77777777" w:rsidR="00456954" w:rsidRDefault="00000000">
            <w:pPr>
              <w:ind w:firstLine="480"/>
              <w:rPr>
                <w:sz w:val="24"/>
              </w:rPr>
            </w:pPr>
            <w:r>
              <w:rPr>
                <w:rFonts w:hint="eastAsia"/>
                <w:sz w:val="24"/>
              </w:rPr>
              <w:t>配置≥3年的IPS特征库、URL过滤库、专业</w:t>
            </w:r>
            <w:proofErr w:type="gramStart"/>
            <w:r>
              <w:rPr>
                <w:rFonts w:hint="eastAsia"/>
                <w:sz w:val="24"/>
              </w:rPr>
              <w:t>版快速</w:t>
            </w:r>
            <w:proofErr w:type="gramEnd"/>
            <w:r>
              <w:rPr>
                <w:rFonts w:hint="eastAsia"/>
                <w:sz w:val="24"/>
              </w:rPr>
              <w:t>扫描</w:t>
            </w:r>
            <w:proofErr w:type="gramStart"/>
            <w:r>
              <w:rPr>
                <w:rFonts w:hint="eastAsia"/>
                <w:sz w:val="24"/>
              </w:rPr>
              <w:t>查杀防病毒</w:t>
            </w:r>
            <w:proofErr w:type="gramEnd"/>
            <w:r>
              <w:rPr>
                <w:rFonts w:hint="eastAsia"/>
                <w:sz w:val="24"/>
              </w:rPr>
              <w:t>库、应用识别特征库的升级服务许可；</w:t>
            </w:r>
          </w:p>
          <w:p w14:paraId="30E74BD9" w14:textId="77777777" w:rsidR="00456954" w:rsidRDefault="00000000">
            <w:pPr>
              <w:ind w:firstLine="480"/>
              <w:rPr>
                <w:sz w:val="24"/>
              </w:rPr>
            </w:pPr>
            <w:r>
              <w:rPr>
                <w:rFonts w:hint="eastAsia"/>
                <w:sz w:val="24"/>
              </w:rPr>
              <w:t>配置≥3年的</w:t>
            </w:r>
            <w:proofErr w:type="gramStart"/>
            <w:r>
              <w:rPr>
                <w:rFonts w:hint="eastAsia"/>
                <w:sz w:val="24"/>
              </w:rPr>
              <w:t>原厂维保服务</w:t>
            </w:r>
            <w:proofErr w:type="gramEnd"/>
            <w:r>
              <w:rPr>
                <w:rFonts w:hint="eastAsia"/>
                <w:sz w:val="24"/>
              </w:rPr>
              <w:t>。</w:t>
            </w:r>
          </w:p>
        </w:tc>
        <w:tc>
          <w:tcPr>
            <w:tcW w:w="453" w:type="pct"/>
            <w:vAlign w:val="center"/>
          </w:tcPr>
          <w:p w14:paraId="3455956E" w14:textId="77777777" w:rsidR="00456954" w:rsidRDefault="00000000">
            <w:pPr>
              <w:ind w:firstLine="480"/>
              <w:rPr>
                <w:sz w:val="24"/>
                <w:lang w:bidi="en-US"/>
              </w:rPr>
            </w:pPr>
            <w:r>
              <w:rPr>
                <w:rFonts w:hint="eastAsia"/>
                <w:sz w:val="24"/>
                <w:lang w:bidi="en-US"/>
              </w:rPr>
              <w:t>是</w:t>
            </w:r>
          </w:p>
        </w:tc>
      </w:tr>
    </w:tbl>
    <w:p w14:paraId="3F87D4F3" w14:textId="77777777" w:rsidR="00456954" w:rsidRDefault="00000000">
      <w:pPr>
        <w:pStyle w:val="aa"/>
        <w:numPr>
          <w:ilvl w:val="0"/>
          <w:numId w:val="13"/>
        </w:numPr>
        <w:ind w:firstLineChars="0"/>
      </w:pPr>
      <w:r>
        <w:rPr>
          <w:rFonts w:hint="eastAsia"/>
        </w:rPr>
        <w:t>网络准入控制系统（含主机）</w:t>
      </w:r>
    </w:p>
    <w:tbl>
      <w:tblPr>
        <w:tblW w:w="488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1056"/>
        <w:gridCol w:w="1338"/>
        <w:gridCol w:w="3601"/>
        <w:gridCol w:w="1056"/>
      </w:tblGrid>
      <w:tr w:rsidR="00456954" w14:paraId="41D02FC8" w14:textId="77777777">
        <w:trPr>
          <w:trHeight w:val="70"/>
        </w:trPr>
        <w:tc>
          <w:tcPr>
            <w:tcW w:w="368" w:type="pct"/>
            <w:shd w:val="clear" w:color="auto" w:fill="auto"/>
            <w:vAlign w:val="center"/>
          </w:tcPr>
          <w:p w14:paraId="590139A7" w14:textId="77777777" w:rsidR="00456954" w:rsidRDefault="00000000">
            <w:r>
              <w:rPr>
                <w:rFonts w:hint="eastAsia"/>
              </w:rPr>
              <w:t>序号</w:t>
            </w:r>
          </w:p>
        </w:tc>
        <w:tc>
          <w:tcPr>
            <w:tcW w:w="600" w:type="pct"/>
            <w:shd w:val="clear" w:color="auto" w:fill="auto"/>
            <w:vAlign w:val="center"/>
          </w:tcPr>
          <w:p w14:paraId="1F0DB188" w14:textId="77777777" w:rsidR="00456954" w:rsidRDefault="00000000">
            <w:r>
              <w:rPr>
                <w:rFonts w:hint="eastAsia"/>
              </w:rPr>
              <w:t>重要性</w:t>
            </w:r>
          </w:p>
        </w:tc>
        <w:tc>
          <w:tcPr>
            <w:tcW w:w="1091" w:type="pct"/>
            <w:shd w:val="clear" w:color="auto" w:fill="auto"/>
            <w:vAlign w:val="center"/>
          </w:tcPr>
          <w:p w14:paraId="6B607D87" w14:textId="77777777" w:rsidR="00456954" w:rsidRDefault="00000000">
            <w:r>
              <w:rPr>
                <w:rFonts w:hint="eastAsia"/>
              </w:rPr>
              <w:t>指标项</w:t>
            </w:r>
          </w:p>
        </w:tc>
        <w:tc>
          <w:tcPr>
            <w:tcW w:w="2486" w:type="pct"/>
            <w:shd w:val="clear" w:color="auto" w:fill="auto"/>
            <w:vAlign w:val="center"/>
          </w:tcPr>
          <w:p w14:paraId="6FBC9D0D" w14:textId="77777777" w:rsidR="00456954" w:rsidRDefault="00000000">
            <w:r>
              <w:rPr>
                <w:rFonts w:hint="eastAsia"/>
              </w:rPr>
              <w:t>指标要求</w:t>
            </w:r>
          </w:p>
        </w:tc>
        <w:tc>
          <w:tcPr>
            <w:tcW w:w="453" w:type="pct"/>
            <w:shd w:val="clear" w:color="auto" w:fill="auto"/>
            <w:vAlign w:val="center"/>
          </w:tcPr>
          <w:p w14:paraId="31E1E30D" w14:textId="77777777" w:rsidR="00456954" w:rsidRDefault="00000000">
            <w:r>
              <w:rPr>
                <w:rFonts w:hint="eastAsia"/>
              </w:rPr>
              <w:t>证明材料要求</w:t>
            </w:r>
          </w:p>
        </w:tc>
      </w:tr>
      <w:tr w:rsidR="00456954" w14:paraId="3FC4C8BC" w14:textId="77777777">
        <w:trPr>
          <w:trHeight w:val="70"/>
        </w:trPr>
        <w:tc>
          <w:tcPr>
            <w:tcW w:w="368" w:type="pct"/>
            <w:vAlign w:val="center"/>
          </w:tcPr>
          <w:p w14:paraId="6AC5DF20" w14:textId="77777777" w:rsidR="00456954" w:rsidRDefault="00456954">
            <w:pPr>
              <w:pStyle w:val="aa"/>
              <w:numPr>
                <w:ilvl w:val="0"/>
                <w:numId w:val="15"/>
              </w:numPr>
              <w:ind w:firstLineChars="0"/>
            </w:pPr>
          </w:p>
        </w:tc>
        <w:tc>
          <w:tcPr>
            <w:tcW w:w="600" w:type="pct"/>
            <w:vAlign w:val="center"/>
          </w:tcPr>
          <w:p w14:paraId="440DB5CD" w14:textId="77777777" w:rsidR="00456954" w:rsidRDefault="00000000">
            <w:pPr>
              <w:rPr>
                <w:kern w:val="0"/>
              </w:rPr>
            </w:pPr>
            <w:r>
              <w:rPr>
                <w:rFonts w:hint="eastAsia"/>
              </w:rPr>
              <w:t>*</w:t>
            </w:r>
          </w:p>
        </w:tc>
        <w:tc>
          <w:tcPr>
            <w:tcW w:w="1091" w:type="pct"/>
            <w:vAlign w:val="center"/>
          </w:tcPr>
          <w:p w14:paraId="5D0457F5" w14:textId="77777777" w:rsidR="00456954" w:rsidRDefault="00000000">
            <w:r>
              <w:rPr>
                <w:rFonts w:hint="eastAsia"/>
              </w:rPr>
              <w:t>硬件</w:t>
            </w:r>
            <w:r>
              <w:rPr>
                <w:rFonts w:hint="eastAsia"/>
              </w:rPr>
              <w:lastRenderedPageBreak/>
              <w:t>配置</w:t>
            </w:r>
          </w:p>
        </w:tc>
        <w:tc>
          <w:tcPr>
            <w:tcW w:w="2486" w:type="pct"/>
            <w:vAlign w:val="center"/>
          </w:tcPr>
          <w:p w14:paraId="0AAF2DB8" w14:textId="77777777" w:rsidR="00456954" w:rsidRDefault="00000000">
            <w:pPr>
              <w:rPr>
                <w:rFonts w:cs="仿宋"/>
                <w:sz w:val="21"/>
                <w:szCs w:val="21"/>
              </w:rPr>
            </w:pPr>
            <w:r>
              <w:lastRenderedPageBreak/>
              <w:t>1U高度硬件化产品</w:t>
            </w:r>
            <w:r>
              <w:rPr>
                <w:rFonts w:hint="eastAsia"/>
              </w:rPr>
              <w:t>，</w:t>
            </w:r>
            <w:r>
              <w:t>6</w:t>
            </w:r>
            <w:r>
              <w:lastRenderedPageBreak/>
              <w:t>个GE电口，1个RJ-45配置口，USB口≥2个，硬盘≥1T，DDR2内存≥2G</w:t>
            </w:r>
            <w:r>
              <w:rPr>
                <w:rFonts w:hint="eastAsia"/>
              </w:rPr>
              <w:t>；</w:t>
            </w:r>
          </w:p>
        </w:tc>
        <w:tc>
          <w:tcPr>
            <w:tcW w:w="453" w:type="pct"/>
            <w:vAlign w:val="center"/>
          </w:tcPr>
          <w:p w14:paraId="7D79ABE7" w14:textId="77777777" w:rsidR="00456954" w:rsidRDefault="00000000">
            <w:pPr>
              <w:rPr>
                <w:lang w:bidi="en-US"/>
              </w:rPr>
            </w:pPr>
            <w:r>
              <w:rPr>
                <w:rFonts w:hint="eastAsia"/>
                <w:lang w:bidi="en-US"/>
              </w:rPr>
              <w:lastRenderedPageBreak/>
              <w:t>否</w:t>
            </w:r>
          </w:p>
        </w:tc>
      </w:tr>
      <w:tr w:rsidR="00456954" w14:paraId="51C8EE3F" w14:textId="77777777">
        <w:trPr>
          <w:trHeight w:val="70"/>
        </w:trPr>
        <w:tc>
          <w:tcPr>
            <w:tcW w:w="368" w:type="pct"/>
            <w:vAlign w:val="center"/>
          </w:tcPr>
          <w:p w14:paraId="7B55AC09" w14:textId="77777777" w:rsidR="00456954" w:rsidRDefault="00456954">
            <w:pPr>
              <w:pStyle w:val="aa"/>
              <w:numPr>
                <w:ilvl w:val="0"/>
                <w:numId w:val="15"/>
              </w:numPr>
              <w:ind w:firstLineChars="0"/>
            </w:pPr>
          </w:p>
        </w:tc>
        <w:tc>
          <w:tcPr>
            <w:tcW w:w="600" w:type="pct"/>
          </w:tcPr>
          <w:p w14:paraId="20B5CA03" w14:textId="77777777" w:rsidR="00456954" w:rsidRDefault="00000000">
            <w:pPr>
              <w:rPr>
                <w:rFonts w:cs="仿宋"/>
                <w:sz w:val="21"/>
                <w:szCs w:val="21"/>
              </w:rPr>
            </w:pPr>
            <w:r>
              <w:rPr>
                <w:rFonts w:hint="eastAsia"/>
              </w:rPr>
              <w:t>*</w:t>
            </w:r>
          </w:p>
        </w:tc>
        <w:tc>
          <w:tcPr>
            <w:tcW w:w="1091" w:type="pct"/>
            <w:vMerge w:val="restart"/>
            <w:vAlign w:val="center"/>
          </w:tcPr>
          <w:p w14:paraId="79138890" w14:textId="77777777" w:rsidR="00456954" w:rsidRDefault="00000000">
            <w:pPr>
              <w:rPr>
                <w:rFonts w:cs="仿宋"/>
                <w:sz w:val="21"/>
                <w:szCs w:val="21"/>
              </w:rPr>
            </w:pPr>
            <w:r>
              <w:t>网络准入控制</w:t>
            </w:r>
          </w:p>
        </w:tc>
        <w:tc>
          <w:tcPr>
            <w:tcW w:w="2486" w:type="pct"/>
          </w:tcPr>
          <w:p w14:paraId="7D6AF458" w14:textId="77777777" w:rsidR="00456954" w:rsidRDefault="00000000">
            <w:pPr>
              <w:rPr>
                <w:rFonts w:cs="仿宋"/>
                <w:sz w:val="21"/>
                <w:szCs w:val="21"/>
              </w:rPr>
            </w:pPr>
            <w:r>
              <w:t>支持802.1X、Portal等多种认证接入方式</w:t>
            </w:r>
            <w:r>
              <w:rPr>
                <w:rFonts w:hint="eastAsia"/>
              </w:rPr>
              <w:t>；</w:t>
            </w:r>
          </w:p>
        </w:tc>
        <w:tc>
          <w:tcPr>
            <w:tcW w:w="453" w:type="pct"/>
          </w:tcPr>
          <w:p w14:paraId="0B2CD3E0" w14:textId="77777777" w:rsidR="00456954" w:rsidRDefault="00000000">
            <w:pPr>
              <w:rPr>
                <w:rFonts w:cs="仿宋"/>
                <w:sz w:val="21"/>
                <w:szCs w:val="21"/>
                <w:lang w:bidi="en-US"/>
              </w:rPr>
            </w:pPr>
            <w:r>
              <w:rPr>
                <w:rFonts w:hint="eastAsia"/>
              </w:rPr>
              <w:t>否</w:t>
            </w:r>
          </w:p>
        </w:tc>
      </w:tr>
      <w:tr w:rsidR="00456954" w14:paraId="0AF0155A" w14:textId="77777777">
        <w:trPr>
          <w:trHeight w:val="70"/>
        </w:trPr>
        <w:tc>
          <w:tcPr>
            <w:tcW w:w="368" w:type="pct"/>
            <w:vAlign w:val="center"/>
          </w:tcPr>
          <w:p w14:paraId="2468D7BB" w14:textId="77777777" w:rsidR="00456954" w:rsidRDefault="00456954">
            <w:pPr>
              <w:pStyle w:val="aa"/>
              <w:numPr>
                <w:ilvl w:val="0"/>
                <w:numId w:val="15"/>
              </w:numPr>
              <w:ind w:firstLineChars="0"/>
            </w:pPr>
          </w:p>
        </w:tc>
        <w:tc>
          <w:tcPr>
            <w:tcW w:w="600" w:type="pct"/>
          </w:tcPr>
          <w:p w14:paraId="6528E98A" w14:textId="77777777" w:rsidR="00456954" w:rsidRDefault="00000000">
            <w:pPr>
              <w:rPr>
                <w:rFonts w:cs="仿宋"/>
                <w:sz w:val="21"/>
                <w:szCs w:val="21"/>
              </w:rPr>
            </w:pPr>
            <w:r>
              <w:rPr>
                <w:rFonts w:hint="eastAsia"/>
              </w:rPr>
              <w:t>*</w:t>
            </w:r>
          </w:p>
        </w:tc>
        <w:tc>
          <w:tcPr>
            <w:tcW w:w="1091" w:type="pct"/>
            <w:vMerge/>
            <w:vAlign w:val="center"/>
          </w:tcPr>
          <w:p w14:paraId="6D942D58" w14:textId="77777777" w:rsidR="00456954" w:rsidRDefault="00456954"/>
        </w:tc>
        <w:tc>
          <w:tcPr>
            <w:tcW w:w="2486" w:type="pct"/>
          </w:tcPr>
          <w:p w14:paraId="689C7D7B" w14:textId="77777777" w:rsidR="00456954" w:rsidRDefault="00000000">
            <w:pPr>
              <w:rPr>
                <w:rFonts w:cs="仿宋"/>
                <w:sz w:val="21"/>
                <w:szCs w:val="21"/>
              </w:rPr>
            </w:pPr>
            <w:r>
              <w:t>支持短信</w:t>
            </w:r>
            <w:r>
              <w:rPr>
                <w:rFonts w:hint="eastAsia"/>
              </w:rPr>
              <w:t>认证、</w:t>
            </w:r>
            <w:proofErr w:type="gramStart"/>
            <w:r>
              <w:t>二维码授权</w:t>
            </w:r>
            <w:proofErr w:type="gramEnd"/>
            <w:r>
              <w:t>认证、授权码认证、公共二维码、802.1X无感知、等多种认证方式</w:t>
            </w:r>
            <w:r>
              <w:rPr>
                <w:rFonts w:hint="eastAsia"/>
              </w:rPr>
              <w:t>；</w:t>
            </w:r>
          </w:p>
        </w:tc>
        <w:tc>
          <w:tcPr>
            <w:tcW w:w="453" w:type="pct"/>
          </w:tcPr>
          <w:p w14:paraId="5686C2E8" w14:textId="77777777" w:rsidR="00456954" w:rsidRDefault="00000000">
            <w:pPr>
              <w:rPr>
                <w:rFonts w:cs="仿宋"/>
                <w:sz w:val="21"/>
                <w:szCs w:val="21"/>
                <w:lang w:bidi="en-US"/>
              </w:rPr>
            </w:pPr>
            <w:r>
              <w:rPr>
                <w:rFonts w:hint="eastAsia"/>
              </w:rPr>
              <w:t>否</w:t>
            </w:r>
          </w:p>
        </w:tc>
      </w:tr>
      <w:tr w:rsidR="00456954" w14:paraId="42FF8D4D" w14:textId="77777777">
        <w:trPr>
          <w:trHeight w:val="70"/>
        </w:trPr>
        <w:tc>
          <w:tcPr>
            <w:tcW w:w="368" w:type="pct"/>
            <w:vAlign w:val="center"/>
          </w:tcPr>
          <w:p w14:paraId="376FD3B8" w14:textId="77777777" w:rsidR="00456954" w:rsidRDefault="00456954">
            <w:pPr>
              <w:pStyle w:val="aa"/>
              <w:numPr>
                <w:ilvl w:val="0"/>
                <w:numId w:val="15"/>
              </w:numPr>
              <w:ind w:firstLineChars="0"/>
            </w:pPr>
          </w:p>
        </w:tc>
        <w:tc>
          <w:tcPr>
            <w:tcW w:w="600" w:type="pct"/>
          </w:tcPr>
          <w:p w14:paraId="581A1242" w14:textId="77777777" w:rsidR="00456954" w:rsidRDefault="00000000">
            <w:pPr>
              <w:rPr>
                <w:rFonts w:cs="仿宋"/>
                <w:sz w:val="21"/>
                <w:szCs w:val="21"/>
              </w:rPr>
            </w:pPr>
            <w:r>
              <w:rPr>
                <w:rFonts w:hint="eastAsia"/>
              </w:rPr>
              <w:t>#</w:t>
            </w:r>
          </w:p>
        </w:tc>
        <w:tc>
          <w:tcPr>
            <w:tcW w:w="1091" w:type="pct"/>
            <w:vMerge/>
            <w:vAlign w:val="center"/>
          </w:tcPr>
          <w:p w14:paraId="7B3B54B3" w14:textId="77777777" w:rsidR="00456954" w:rsidRDefault="00456954"/>
        </w:tc>
        <w:tc>
          <w:tcPr>
            <w:tcW w:w="2486" w:type="pct"/>
          </w:tcPr>
          <w:p w14:paraId="2E2D585B" w14:textId="77777777" w:rsidR="00456954" w:rsidRDefault="00000000">
            <w:pPr>
              <w:rPr>
                <w:rFonts w:cs="仿宋"/>
                <w:sz w:val="21"/>
                <w:szCs w:val="21"/>
              </w:rPr>
            </w:pPr>
            <w:r>
              <w:t>为满足多种应用场景，准入方式应支持有线的用户名密码认证（EAP-MD5）、无线的用户名密码认证</w:t>
            </w:r>
            <w:r>
              <w:rPr>
                <w:rFonts w:ascii="Calibri" w:hAnsi="Calibri" w:cs="Calibri"/>
              </w:rPr>
              <w:t> </w:t>
            </w:r>
            <w:r>
              <w:t>（PEAP-MSCHAPV2） 和USB-KEY CA证书认证（EAP-TLS），CA证书认证功能需提供技术白皮书</w:t>
            </w:r>
            <w:r>
              <w:rPr>
                <w:rFonts w:hint="eastAsia"/>
              </w:rPr>
              <w:t>；</w:t>
            </w:r>
          </w:p>
        </w:tc>
        <w:tc>
          <w:tcPr>
            <w:tcW w:w="453" w:type="pct"/>
          </w:tcPr>
          <w:p w14:paraId="1CA36251" w14:textId="77777777" w:rsidR="00456954" w:rsidRDefault="00000000">
            <w:pPr>
              <w:rPr>
                <w:rFonts w:cs="仿宋"/>
                <w:sz w:val="21"/>
                <w:szCs w:val="21"/>
                <w:lang w:bidi="en-US"/>
              </w:rPr>
            </w:pPr>
            <w:r>
              <w:rPr>
                <w:rFonts w:hint="eastAsia"/>
              </w:rPr>
              <w:t>是</w:t>
            </w:r>
          </w:p>
        </w:tc>
      </w:tr>
      <w:tr w:rsidR="00456954" w14:paraId="3641F916" w14:textId="77777777">
        <w:trPr>
          <w:trHeight w:val="70"/>
        </w:trPr>
        <w:tc>
          <w:tcPr>
            <w:tcW w:w="368" w:type="pct"/>
            <w:vAlign w:val="center"/>
          </w:tcPr>
          <w:p w14:paraId="60DC8E93" w14:textId="77777777" w:rsidR="00456954" w:rsidRDefault="00456954">
            <w:pPr>
              <w:pStyle w:val="aa"/>
              <w:numPr>
                <w:ilvl w:val="0"/>
                <w:numId w:val="15"/>
              </w:numPr>
              <w:ind w:firstLineChars="0"/>
            </w:pPr>
          </w:p>
        </w:tc>
        <w:tc>
          <w:tcPr>
            <w:tcW w:w="600" w:type="pct"/>
          </w:tcPr>
          <w:p w14:paraId="085681CF" w14:textId="77777777" w:rsidR="00456954" w:rsidRDefault="00000000">
            <w:pPr>
              <w:rPr>
                <w:rFonts w:cs="仿宋"/>
                <w:sz w:val="21"/>
                <w:szCs w:val="21"/>
              </w:rPr>
            </w:pPr>
            <w:r>
              <w:rPr>
                <w:rFonts w:hint="eastAsia"/>
              </w:rPr>
              <w:t>#</w:t>
            </w:r>
          </w:p>
        </w:tc>
        <w:tc>
          <w:tcPr>
            <w:tcW w:w="1091" w:type="pct"/>
            <w:vMerge/>
            <w:vAlign w:val="center"/>
          </w:tcPr>
          <w:p w14:paraId="79BEA4F5" w14:textId="77777777" w:rsidR="00456954" w:rsidRDefault="00456954"/>
        </w:tc>
        <w:tc>
          <w:tcPr>
            <w:tcW w:w="2486" w:type="pct"/>
          </w:tcPr>
          <w:p w14:paraId="21CB4524" w14:textId="77777777" w:rsidR="00456954" w:rsidRDefault="00000000">
            <w:pPr>
              <w:rPr>
                <w:rFonts w:cs="仿宋"/>
                <w:sz w:val="21"/>
                <w:szCs w:val="21"/>
              </w:rPr>
            </w:pPr>
            <w:r>
              <w:t>支持基于包括用户名、密码、IP地址、MAC地址、网络设备IP、网络设备端口号、主机硬盘序列号、IMSI/手机号、SSID等在内的元素</w:t>
            </w:r>
            <w:r>
              <w:lastRenderedPageBreak/>
              <w:t>灵活绑定</w:t>
            </w:r>
            <w:r>
              <w:rPr>
                <w:rFonts w:hint="eastAsia"/>
              </w:rPr>
              <w:t>，提供产品截图；</w:t>
            </w:r>
          </w:p>
        </w:tc>
        <w:tc>
          <w:tcPr>
            <w:tcW w:w="453" w:type="pct"/>
          </w:tcPr>
          <w:p w14:paraId="0E282C8E" w14:textId="77777777" w:rsidR="00456954" w:rsidRDefault="00000000">
            <w:pPr>
              <w:rPr>
                <w:rFonts w:cs="仿宋"/>
                <w:sz w:val="21"/>
                <w:szCs w:val="21"/>
                <w:lang w:bidi="en-US"/>
              </w:rPr>
            </w:pPr>
            <w:r>
              <w:rPr>
                <w:rFonts w:hint="eastAsia"/>
              </w:rPr>
              <w:lastRenderedPageBreak/>
              <w:t>是</w:t>
            </w:r>
          </w:p>
        </w:tc>
      </w:tr>
      <w:tr w:rsidR="00456954" w14:paraId="27816CFB" w14:textId="77777777">
        <w:trPr>
          <w:trHeight w:val="70"/>
        </w:trPr>
        <w:tc>
          <w:tcPr>
            <w:tcW w:w="368" w:type="pct"/>
            <w:vAlign w:val="center"/>
          </w:tcPr>
          <w:p w14:paraId="1BFD8EFF" w14:textId="77777777" w:rsidR="00456954" w:rsidRDefault="00456954">
            <w:pPr>
              <w:pStyle w:val="aa"/>
              <w:numPr>
                <w:ilvl w:val="0"/>
                <w:numId w:val="15"/>
              </w:numPr>
              <w:ind w:firstLineChars="0"/>
            </w:pPr>
          </w:p>
        </w:tc>
        <w:tc>
          <w:tcPr>
            <w:tcW w:w="600" w:type="pct"/>
          </w:tcPr>
          <w:p w14:paraId="6963837B" w14:textId="77777777" w:rsidR="00456954" w:rsidRDefault="00000000">
            <w:pPr>
              <w:rPr>
                <w:rFonts w:cs="仿宋"/>
                <w:sz w:val="21"/>
                <w:szCs w:val="21"/>
              </w:rPr>
            </w:pPr>
            <w:r>
              <w:rPr>
                <w:rFonts w:hint="eastAsia"/>
              </w:rPr>
              <w:t>*</w:t>
            </w:r>
          </w:p>
        </w:tc>
        <w:tc>
          <w:tcPr>
            <w:tcW w:w="1091" w:type="pct"/>
            <w:vMerge/>
            <w:vAlign w:val="center"/>
          </w:tcPr>
          <w:p w14:paraId="29B80464" w14:textId="77777777" w:rsidR="00456954" w:rsidRDefault="00456954"/>
        </w:tc>
        <w:tc>
          <w:tcPr>
            <w:tcW w:w="2486" w:type="pct"/>
          </w:tcPr>
          <w:p w14:paraId="138D29BA" w14:textId="77777777" w:rsidR="00456954" w:rsidRDefault="00000000">
            <w:pPr>
              <w:rPr>
                <w:rFonts w:cs="仿宋"/>
                <w:sz w:val="21"/>
                <w:szCs w:val="21"/>
              </w:rPr>
            </w:pPr>
            <w:r>
              <w:t>支持在线时长控制：包括每天在线时长、单次在线时长、累计在线时长控制</w:t>
            </w:r>
            <w:r>
              <w:rPr>
                <w:rFonts w:hint="eastAsia"/>
              </w:rPr>
              <w:t>；</w:t>
            </w:r>
          </w:p>
        </w:tc>
        <w:tc>
          <w:tcPr>
            <w:tcW w:w="453" w:type="pct"/>
          </w:tcPr>
          <w:p w14:paraId="29867D4B" w14:textId="77777777" w:rsidR="00456954" w:rsidRDefault="00000000">
            <w:pPr>
              <w:rPr>
                <w:rFonts w:cs="仿宋"/>
                <w:sz w:val="21"/>
                <w:szCs w:val="21"/>
                <w:lang w:bidi="en-US"/>
              </w:rPr>
            </w:pPr>
            <w:r>
              <w:rPr>
                <w:rFonts w:hint="eastAsia"/>
              </w:rPr>
              <w:t>否</w:t>
            </w:r>
          </w:p>
        </w:tc>
      </w:tr>
      <w:tr w:rsidR="00456954" w14:paraId="394D0315" w14:textId="77777777">
        <w:trPr>
          <w:trHeight w:val="70"/>
        </w:trPr>
        <w:tc>
          <w:tcPr>
            <w:tcW w:w="368" w:type="pct"/>
            <w:vAlign w:val="center"/>
          </w:tcPr>
          <w:p w14:paraId="2B3E9EA5" w14:textId="77777777" w:rsidR="00456954" w:rsidRDefault="00456954">
            <w:pPr>
              <w:pStyle w:val="aa"/>
              <w:numPr>
                <w:ilvl w:val="0"/>
                <w:numId w:val="15"/>
              </w:numPr>
              <w:ind w:firstLineChars="0"/>
            </w:pPr>
          </w:p>
        </w:tc>
        <w:tc>
          <w:tcPr>
            <w:tcW w:w="600" w:type="pct"/>
          </w:tcPr>
          <w:p w14:paraId="1C58E208" w14:textId="77777777" w:rsidR="00456954" w:rsidRDefault="00000000">
            <w:pPr>
              <w:rPr>
                <w:rFonts w:cs="仿宋"/>
                <w:sz w:val="21"/>
                <w:szCs w:val="21"/>
              </w:rPr>
            </w:pPr>
            <w:r>
              <w:rPr>
                <w:rFonts w:hint="eastAsia"/>
              </w:rPr>
              <w:t>#</w:t>
            </w:r>
          </w:p>
        </w:tc>
        <w:tc>
          <w:tcPr>
            <w:tcW w:w="1091" w:type="pct"/>
          </w:tcPr>
          <w:p w14:paraId="18E40854" w14:textId="77777777" w:rsidR="00456954" w:rsidRDefault="00000000">
            <w:pPr>
              <w:rPr>
                <w:rFonts w:cs="仿宋"/>
                <w:sz w:val="21"/>
                <w:szCs w:val="21"/>
              </w:rPr>
            </w:pPr>
            <w:r>
              <w:t>与第三方认证系统联动</w:t>
            </w:r>
          </w:p>
        </w:tc>
        <w:tc>
          <w:tcPr>
            <w:tcW w:w="2486" w:type="pct"/>
          </w:tcPr>
          <w:p w14:paraId="7F203390" w14:textId="77777777" w:rsidR="00456954" w:rsidRDefault="00000000">
            <w:r>
              <w:t>支持与第三方Radius联动，将认证信息转发给第三方Radius服务器进行认证，即实现统一身份源。提供功能截图</w:t>
            </w:r>
            <w:r>
              <w:rPr>
                <w:rFonts w:hint="eastAsia"/>
              </w:rPr>
              <w:t>；</w:t>
            </w:r>
          </w:p>
        </w:tc>
        <w:tc>
          <w:tcPr>
            <w:tcW w:w="453" w:type="pct"/>
          </w:tcPr>
          <w:p w14:paraId="11670C3C" w14:textId="77777777" w:rsidR="00456954" w:rsidRDefault="00000000">
            <w:pPr>
              <w:rPr>
                <w:rFonts w:cs="仿宋"/>
                <w:sz w:val="21"/>
                <w:szCs w:val="21"/>
                <w:lang w:bidi="en-US"/>
              </w:rPr>
            </w:pPr>
            <w:r>
              <w:rPr>
                <w:rFonts w:hint="eastAsia"/>
              </w:rPr>
              <w:t>是</w:t>
            </w:r>
          </w:p>
        </w:tc>
      </w:tr>
      <w:tr w:rsidR="00456954" w14:paraId="297A1F14" w14:textId="77777777">
        <w:trPr>
          <w:trHeight w:val="70"/>
        </w:trPr>
        <w:tc>
          <w:tcPr>
            <w:tcW w:w="368" w:type="pct"/>
            <w:vAlign w:val="center"/>
          </w:tcPr>
          <w:p w14:paraId="5A7C19B0" w14:textId="77777777" w:rsidR="00456954" w:rsidRDefault="00456954">
            <w:pPr>
              <w:pStyle w:val="aa"/>
              <w:numPr>
                <w:ilvl w:val="0"/>
                <w:numId w:val="15"/>
              </w:numPr>
              <w:ind w:firstLineChars="0"/>
            </w:pPr>
          </w:p>
        </w:tc>
        <w:tc>
          <w:tcPr>
            <w:tcW w:w="600" w:type="pct"/>
          </w:tcPr>
          <w:p w14:paraId="65F265B4" w14:textId="77777777" w:rsidR="00456954" w:rsidRDefault="00000000">
            <w:pPr>
              <w:rPr>
                <w:rFonts w:cs="仿宋"/>
                <w:sz w:val="21"/>
                <w:szCs w:val="21"/>
              </w:rPr>
            </w:pPr>
            <w:r>
              <w:rPr>
                <w:rFonts w:hint="eastAsia"/>
              </w:rPr>
              <w:t>*</w:t>
            </w:r>
          </w:p>
        </w:tc>
        <w:tc>
          <w:tcPr>
            <w:tcW w:w="1091" w:type="pct"/>
          </w:tcPr>
          <w:p w14:paraId="1F349265" w14:textId="77777777" w:rsidR="00456954" w:rsidRDefault="00000000">
            <w:pPr>
              <w:rPr>
                <w:rFonts w:cs="仿宋"/>
                <w:sz w:val="21"/>
                <w:szCs w:val="21"/>
              </w:rPr>
            </w:pPr>
            <w:r>
              <w:t>用户管理</w:t>
            </w:r>
          </w:p>
        </w:tc>
        <w:tc>
          <w:tcPr>
            <w:tcW w:w="2486" w:type="pct"/>
          </w:tcPr>
          <w:p w14:paraId="3EE0E4AA" w14:textId="77777777" w:rsidR="00456954" w:rsidRDefault="00000000">
            <w:r>
              <w:t>支持对在线用户进行管理，可下发实时和离线短消息、查看在线用户、下发实时和离线修复程序、强制在线用户下线以及重认证、</w:t>
            </w:r>
            <w:proofErr w:type="gramStart"/>
            <w:r>
              <w:t>实时进程</w:t>
            </w:r>
            <w:proofErr w:type="gramEnd"/>
            <w:r>
              <w:t>信息获取以及远程协助的功能</w:t>
            </w:r>
            <w:r>
              <w:rPr>
                <w:rFonts w:hint="eastAsia"/>
              </w:rPr>
              <w:t>；</w:t>
            </w:r>
          </w:p>
        </w:tc>
        <w:tc>
          <w:tcPr>
            <w:tcW w:w="453" w:type="pct"/>
          </w:tcPr>
          <w:p w14:paraId="54B11B88" w14:textId="77777777" w:rsidR="00456954" w:rsidRDefault="00000000">
            <w:pPr>
              <w:rPr>
                <w:rFonts w:cs="仿宋"/>
                <w:sz w:val="21"/>
                <w:szCs w:val="21"/>
                <w:lang w:bidi="en-US"/>
              </w:rPr>
            </w:pPr>
            <w:r>
              <w:rPr>
                <w:rFonts w:hint="eastAsia"/>
              </w:rPr>
              <w:t>否</w:t>
            </w:r>
          </w:p>
        </w:tc>
      </w:tr>
      <w:tr w:rsidR="00456954" w14:paraId="1057C336" w14:textId="77777777">
        <w:trPr>
          <w:trHeight w:val="70"/>
        </w:trPr>
        <w:tc>
          <w:tcPr>
            <w:tcW w:w="368" w:type="pct"/>
            <w:vAlign w:val="center"/>
          </w:tcPr>
          <w:p w14:paraId="4D07009B" w14:textId="77777777" w:rsidR="00456954" w:rsidRDefault="00456954">
            <w:pPr>
              <w:pStyle w:val="aa"/>
              <w:numPr>
                <w:ilvl w:val="0"/>
                <w:numId w:val="15"/>
              </w:numPr>
              <w:ind w:firstLineChars="0"/>
            </w:pPr>
          </w:p>
        </w:tc>
        <w:tc>
          <w:tcPr>
            <w:tcW w:w="600" w:type="pct"/>
          </w:tcPr>
          <w:p w14:paraId="20AF18F2" w14:textId="77777777" w:rsidR="00456954" w:rsidRDefault="00000000">
            <w:pPr>
              <w:rPr>
                <w:rFonts w:ascii="宋体" w:eastAsia="宋体" w:hAnsi="宋体"/>
                <w:sz w:val="18"/>
                <w:szCs w:val="18"/>
              </w:rPr>
            </w:pPr>
            <w:r>
              <w:rPr>
                <w:rFonts w:hint="eastAsia"/>
              </w:rPr>
              <w:t>*</w:t>
            </w:r>
          </w:p>
        </w:tc>
        <w:tc>
          <w:tcPr>
            <w:tcW w:w="1091" w:type="pct"/>
          </w:tcPr>
          <w:p w14:paraId="785CBF32" w14:textId="77777777" w:rsidR="00456954" w:rsidRDefault="00000000">
            <w:r>
              <w:rPr>
                <w:rFonts w:hint="eastAsia"/>
              </w:rPr>
              <w:t>认证许可</w:t>
            </w:r>
          </w:p>
        </w:tc>
        <w:tc>
          <w:tcPr>
            <w:tcW w:w="2486" w:type="pct"/>
          </w:tcPr>
          <w:p w14:paraId="191FE5B7" w14:textId="77777777" w:rsidR="00456954" w:rsidRDefault="00000000">
            <w:pPr>
              <w:ind w:firstLine="360"/>
              <w:rPr>
                <w:rFonts w:ascii="宋体" w:eastAsia="宋体" w:hAnsi="宋体"/>
                <w:sz w:val="18"/>
                <w:szCs w:val="18"/>
              </w:rPr>
            </w:pPr>
            <w:r>
              <w:rPr>
                <w:rFonts w:ascii="宋体" w:eastAsia="宋体" w:hAnsi="宋体" w:hint="eastAsia"/>
                <w:sz w:val="18"/>
                <w:szCs w:val="18"/>
              </w:rPr>
              <w:t>提供</w:t>
            </w:r>
            <w:r>
              <w:rPr>
                <w:rFonts w:hint="eastAsia"/>
              </w:rPr>
              <w:t>≥2000个用户的许可</w:t>
            </w:r>
          </w:p>
        </w:tc>
        <w:tc>
          <w:tcPr>
            <w:tcW w:w="453" w:type="pct"/>
          </w:tcPr>
          <w:p w14:paraId="77BC5D64" w14:textId="77777777" w:rsidR="00456954" w:rsidRDefault="00456954"/>
        </w:tc>
      </w:tr>
      <w:tr w:rsidR="00456954" w14:paraId="2D08A4BE" w14:textId="77777777">
        <w:trPr>
          <w:trHeight w:val="70"/>
        </w:trPr>
        <w:tc>
          <w:tcPr>
            <w:tcW w:w="368" w:type="pct"/>
            <w:vAlign w:val="center"/>
          </w:tcPr>
          <w:p w14:paraId="11E8A817" w14:textId="77777777" w:rsidR="00456954" w:rsidRDefault="00456954">
            <w:pPr>
              <w:pStyle w:val="aa"/>
              <w:numPr>
                <w:ilvl w:val="0"/>
                <w:numId w:val="15"/>
              </w:numPr>
              <w:ind w:firstLineChars="0"/>
            </w:pPr>
          </w:p>
        </w:tc>
        <w:tc>
          <w:tcPr>
            <w:tcW w:w="600" w:type="pct"/>
          </w:tcPr>
          <w:p w14:paraId="25853A0C" w14:textId="77777777" w:rsidR="00456954" w:rsidRDefault="00000000">
            <w:pPr>
              <w:rPr>
                <w:rFonts w:cs="仿宋"/>
                <w:sz w:val="21"/>
                <w:szCs w:val="21"/>
              </w:rPr>
            </w:pPr>
            <w:r>
              <w:rPr>
                <w:rFonts w:hint="eastAsia"/>
              </w:rPr>
              <w:t>*</w:t>
            </w:r>
          </w:p>
        </w:tc>
        <w:tc>
          <w:tcPr>
            <w:tcW w:w="1091" w:type="pct"/>
          </w:tcPr>
          <w:p w14:paraId="0310A0FA" w14:textId="77777777" w:rsidR="00456954" w:rsidRDefault="00000000">
            <w:pPr>
              <w:rPr>
                <w:rFonts w:cs="仿宋"/>
                <w:sz w:val="21"/>
                <w:szCs w:val="21"/>
              </w:rPr>
            </w:pPr>
            <w:r>
              <w:rPr>
                <w:rFonts w:hint="eastAsia"/>
              </w:rPr>
              <w:t>资质</w:t>
            </w:r>
          </w:p>
        </w:tc>
        <w:tc>
          <w:tcPr>
            <w:tcW w:w="2486" w:type="pct"/>
          </w:tcPr>
          <w:p w14:paraId="2FFC364B" w14:textId="77777777" w:rsidR="00456954" w:rsidRDefault="00000000">
            <w:r>
              <w:t>需提供公安部销售许可证，并加盖厂商公章</w:t>
            </w:r>
            <w:r>
              <w:rPr>
                <w:rFonts w:hint="eastAsia"/>
              </w:rPr>
              <w:t>；</w:t>
            </w:r>
          </w:p>
        </w:tc>
        <w:tc>
          <w:tcPr>
            <w:tcW w:w="453" w:type="pct"/>
          </w:tcPr>
          <w:p w14:paraId="79BB99CF" w14:textId="77777777" w:rsidR="00456954" w:rsidRDefault="00000000">
            <w:pPr>
              <w:rPr>
                <w:rFonts w:cs="仿宋"/>
                <w:sz w:val="21"/>
                <w:szCs w:val="21"/>
                <w:lang w:bidi="en-US"/>
              </w:rPr>
            </w:pPr>
            <w:r>
              <w:rPr>
                <w:rFonts w:hint="eastAsia"/>
              </w:rPr>
              <w:t>是</w:t>
            </w:r>
          </w:p>
        </w:tc>
      </w:tr>
      <w:tr w:rsidR="00456954" w14:paraId="7C36A486" w14:textId="77777777">
        <w:trPr>
          <w:trHeight w:val="70"/>
        </w:trPr>
        <w:tc>
          <w:tcPr>
            <w:tcW w:w="368" w:type="pct"/>
            <w:vAlign w:val="center"/>
          </w:tcPr>
          <w:p w14:paraId="3FA4E151" w14:textId="77777777" w:rsidR="00456954" w:rsidRDefault="00456954">
            <w:pPr>
              <w:pStyle w:val="aa"/>
              <w:numPr>
                <w:ilvl w:val="0"/>
                <w:numId w:val="15"/>
              </w:numPr>
              <w:ind w:firstLineChars="0"/>
            </w:pPr>
          </w:p>
        </w:tc>
        <w:tc>
          <w:tcPr>
            <w:tcW w:w="600" w:type="pct"/>
            <w:vAlign w:val="center"/>
          </w:tcPr>
          <w:p w14:paraId="3364C787" w14:textId="77777777" w:rsidR="00456954" w:rsidRDefault="00000000">
            <w:r>
              <w:rPr>
                <w:rFonts w:hint="eastAsia"/>
              </w:rPr>
              <w:t>*</w:t>
            </w:r>
          </w:p>
        </w:tc>
        <w:tc>
          <w:tcPr>
            <w:tcW w:w="1091" w:type="pct"/>
            <w:vAlign w:val="center"/>
          </w:tcPr>
          <w:p w14:paraId="3C475D7C" w14:textId="77777777" w:rsidR="00456954" w:rsidRDefault="00000000">
            <w:r>
              <w:rPr>
                <w:rFonts w:hint="eastAsia"/>
              </w:rPr>
              <w:t>服务要求</w:t>
            </w:r>
          </w:p>
        </w:tc>
        <w:tc>
          <w:tcPr>
            <w:tcW w:w="2486" w:type="pct"/>
            <w:vAlign w:val="center"/>
          </w:tcPr>
          <w:p w14:paraId="18DA36EA" w14:textId="77777777" w:rsidR="00456954" w:rsidRDefault="00000000">
            <w:r>
              <w:rPr>
                <w:rFonts w:hint="eastAsia"/>
              </w:rPr>
              <w:t>配置≥3年的</w:t>
            </w:r>
            <w:proofErr w:type="gramStart"/>
            <w:r>
              <w:rPr>
                <w:rFonts w:hint="eastAsia"/>
              </w:rPr>
              <w:t>原厂维保服务</w:t>
            </w:r>
            <w:proofErr w:type="gramEnd"/>
            <w:r>
              <w:rPr>
                <w:rFonts w:hint="eastAsia"/>
              </w:rPr>
              <w:t>。</w:t>
            </w:r>
          </w:p>
        </w:tc>
        <w:tc>
          <w:tcPr>
            <w:tcW w:w="453" w:type="pct"/>
            <w:vAlign w:val="center"/>
          </w:tcPr>
          <w:p w14:paraId="067972D2" w14:textId="77777777" w:rsidR="00456954" w:rsidRDefault="00000000">
            <w:pPr>
              <w:rPr>
                <w:lang w:bidi="en-US"/>
              </w:rPr>
            </w:pPr>
            <w:r>
              <w:rPr>
                <w:rFonts w:hint="eastAsia"/>
                <w:lang w:bidi="en-US"/>
              </w:rPr>
              <w:t>是</w:t>
            </w:r>
          </w:p>
        </w:tc>
      </w:tr>
    </w:tbl>
    <w:p w14:paraId="7646C4C3" w14:textId="77777777" w:rsidR="00456954" w:rsidRDefault="00000000">
      <w:pPr>
        <w:pStyle w:val="2"/>
        <w:ind w:firstLine="643"/>
      </w:pPr>
      <w:bookmarkStart w:id="70" w:name="_Toc179461205"/>
      <w:r>
        <w:rPr>
          <w:rFonts w:hint="eastAsia"/>
        </w:rPr>
        <w:lastRenderedPageBreak/>
        <w:t>员工上网行为管理设备</w:t>
      </w:r>
      <w:bookmarkEnd w:id="70"/>
    </w:p>
    <w:tbl>
      <w:tblPr>
        <w:tblW w:w="488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1056"/>
        <w:gridCol w:w="1338"/>
        <w:gridCol w:w="3601"/>
        <w:gridCol w:w="1056"/>
      </w:tblGrid>
      <w:tr w:rsidR="00456954" w14:paraId="06397142" w14:textId="77777777">
        <w:trPr>
          <w:trHeight w:val="70"/>
        </w:trPr>
        <w:tc>
          <w:tcPr>
            <w:tcW w:w="634" w:type="pct"/>
            <w:shd w:val="clear" w:color="auto" w:fill="auto"/>
            <w:vAlign w:val="center"/>
          </w:tcPr>
          <w:p w14:paraId="4535A4CD" w14:textId="77777777" w:rsidR="00456954" w:rsidRDefault="00000000">
            <w:r>
              <w:rPr>
                <w:rFonts w:hint="eastAsia"/>
              </w:rPr>
              <w:t>序号</w:t>
            </w:r>
          </w:p>
        </w:tc>
        <w:tc>
          <w:tcPr>
            <w:tcW w:w="634" w:type="pct"/>
            <w:shd w:val="clear" w:color="auto" w:fill="auto"/>
            <w:vAlign w:val="center"/>
          </w:tcPr>
          <w:p w14:paraId="36003154" w14:textId="77777777" w:rsidR="00456954" w:rsidRDefault="00000000">
            <w:r>
              <w:rPr>
                <w:rFonts w:hint="eastAsia"/>
              </w:rPr>
              <w:t>重要性</w:t>
            </w:r>
          </w:p>
        </w:tc>
        <w:tc>
          <w:tcPr>
            <w:tcW w:w="851" w:type="pct"/>
            <w:shd w:val="clear" w:color="auto" w:fill="auto"/>
            <w:vAlign w:val="center"/>
          </w:tcPr>
          <w:p w14:paraId="407129B9" w14:textId="77777777" w:rsidR="00456954" w:rsidRDefault="00000000">
            <w:r>
              <w:rPr>
                <w:rFonts w:hint="eastAsia"/>
              </w:rPr>
              <w:t>指标项</w:t>
            </w:r>
          </w:p>
        </w:tc>
        <w:tc>
          <w:tcPr>
            <w:tcW w:w="2246" w:type="pct"/>
            <w:shd w:val="clear" w:color="auto" w:fill="auto"/>
            <w:vAlign w:val="center"/>
          </w:tcPr>
          <w:p w14:paraId="505A7F9D" w14:textId="77777777" w:rsidR="00456954" w:rsidRDefault="00000000">
            <w:r>
              <w:rPr>
                <w:rFonts w:hint="eastAsia"/>
              </w:rPr>
              <w:t>指标要求</w:t>
            </w:r>
          </w:p>
        </w:tc>
        <w:tc>
          <w:tcPr>
            <w:tcW w:w="634" w:type="pct"/>
            <w:shd w:val="clear" w:color="auto" w:fill="auto"/>
            <w:vAlign w:val="center"/>
          </w:tcPr>
          <w:p w14:paraId="3ADE88F8" w14:textId="77777777" w:rsidR="00456954" w:rsidRDefault="00000000">
            <w:r>
              <w:rPr>
                <w:rFonts w:hint="eastAsia"/>
              </w:rPr>
              <w:t>证明材料要求</w:t>
            </w:r>
          </w:p>
        </w:tc>
      </w:tr>
      <w:tr w:rsidR="00456954" w14:paraId="190D0D8E" w14:textId="77777777">
        <w:trPr>
          <w:trHeight w:val="70"/>
        </w:trPr>
        <w:tc>
          <w:tcPr>
            <w:tcW w:w="634" w:type="pct"/>
            <w:vAlign w:val="center"/>
          </w:tcPr>
          <w:p w14:paraId="64BA9850" w14:textId="77777777" w:rsidR="00456954" w:rsidRDefault="00456954">
            <w:pPr>
              <w:pStyle w:val="aa"/>
              <w:numPr>
                <w:ilvl w:val="0"/>
                <w:numId w:val="16"/>
              </w:numPr>
              <w:ind w:firstLineChars="0"/>
            </w:pPr>
          </w:p>
        </w:tc>
        <w:tc>
          <w:tcPr>
            <w:tcW w:w="634" w:type="pct"/>
            <w:vAlign w:val="center"/>
          </w:tcPr>
          <w:p w14:paraId="65721CC3" w14:textId="77777777" w:rsidR="00456954" w:rsidRDefault="00000000">
            <w:pPr>
              <w:rPr>
                <w:kern w:val="0"/>
              </w:rPr>
            </w:pPr>
            <w:r>
              <w:rPr>
                <w:rFonts w:hint="eastAsia"/>
              </w:rPr>
              <w:t>*</w:t>
            </w:r>
          </w:p>
        </w:tc>
        <w:tc>
          <w:tcPr>
            <w:tcW w:w="851" w:type="pct"/>
            <w:vAlign w:val="center"/>
          </w:tcPr>
          <w:p w14:paraId="65C64DAA" w14:textId="77777777" w:rsidR="00456954" w:rsidRDefault="00000000">
            <w:r>
              <w:rPr>
                <w:rFonts w:hint="eastAsia"/>
              </w:rPr>
              <w:t>系统性能</w:t>
            </w:r>
          </w:p>
        </w:tc>
        <w:tc>
          <w:tcPr>
            <w:tcW w:w="2246" w:type="pct"/>
            <w:vAlign w:val="center"/>
          </w:tcPr>
          <w:p w14:paraId="3051EC0F" w14:textId="77777777" w:rsidR="00456954" w:rsidRDefault="00000000">
            <w:pPr>
              <w:ind w:firstLine="480"/>
              <w:rPr>
                <w:sz w:val="24"/>
              </w:rPr>
            </w:pPr>
            <w:r>
              <w:rPr>
                <w:rFonts w:hint="eastAsia"/>
                <w:sz w:val="24"/>
              </w:rPr>
              <w:t>网络层吞吐量≥15Gb</w:t>
            </w:r>
          </w:p>
          <w:p w14:paraId="0A909748" w14:textId="77777777" w:rsidR="00456954" w:rsidRDefault="00000000">
            <w:pPr>
              <w:ind w:firstLine="480"/>
              <w:rPr>
                <w:sz w:val="24"/>
              </w:rPr>
            </w:pPr>
            <w:r>
              <w:rPr>
                <w:rFonts w:hint="eastAsia"/>
                <w:sz w:val="24"/>
              </w:rPr>
              <w:t>应用层吞吐量≥3.5Gb</w:t>
            </w:r>
          </w:p>
          <w:p w14:paraId="039E5106" w14:textId="77777777" w:rsidR="00456954" w:rsidRDefault="00000000">
            <w:pPr>
              <w:ind w:firstLine="480"/>
              <w:rPr>
                <w:sz w:val="24"/>
              </w:rPr>
            </w:pPr>
            <w:r>
              <w:rPr>
                <w:rFonts w:hint="eastAsia"/>
                <w:sz w:val="24"/>
              </w:rPr>
              <w:t>带宽性能（匹配专线下行带宽）≥2Gb</w:t>
            </w:r>
          </w:p>
          <w:p w14:paraId="6ACAFF5B" w14:textId="77777777" w:rsidR="00456954" w:rsidRDefault="00000000">
            <w:pPr>
              <w:ind w:firstLine="480"/>
              <w:rPr>
                <w:sz w:val="24"/>
              </w:rPr>
            </w:pPr>
            <w:r>
              <w:rPr>
                <w:rFonts w:hint="eastAsia"/>
                <w:sz w:val="24"/>
              </w:rPr>
              <w:t>支持用户数≥2000</w:t>
            </w:r>
          </w:p>
          <w:p w14:paraId="2E57D05B" w14:textId="77777777" w:rsidR="00456954" w:rsidRDefault="00000000">
            <w:pPr>
              <w:ind w:firstLine="480"/>
              <w:rPr>
                <w:sz w:val="24"/>
              </w:rPr>
            </w:pPr>
            <w:r>
              <w:rPr>
                <w:rFonts w:hint="eastAsia"/>
                <w:sz w:val="24"/>
              </w:rPr>
              <w:t>并发连接数≥1400000</w:t>
            </w:r>
          </w:p>
          <w:p w14:paraId="416CB1B8" w14:textId="77777777" w:rsidR="00456954" w:rsidRDefault="00000000">
            <w:pPr>
              <w:ind w:firstLine="480"/>
              <w:rPr>
                <w:sz w:val="24"/>
              </w:rPr>
            </w:pPr>
            <w:r>
              <w:rPr>
                <w:rFonts w:hint="eastAsia"/>
                <w:sz w:val="24"/>
              </w:rPr>
              <w:t>每秒新建连接数≥30000</w:t>
            </w:r>
          </w:p>
        </w:tc>
        <w:tc>
          <w:tcPr>
            <w:tcW w:w="634" w:type="pct"/>
            <w:vAlign w:val="center"/>
          </w:tcPr>
          <w:p w14:paraId="6B96F39F" w14:textId="77777777" w:rsidR="00456954" w:rsidRDefault="00000000">
            <w:pPr>
              <w:rPr>
                <w:lang w:bidi="en-US"/>
              </w:rPr>
            </w:pPr>
            <w:r>
              <w:rPr>
                <w:rFonts w:hint="eastAsia"/>
                <w:lang w:bidi="en-US"/>
              </w:rPr>
              <w:t>是</w:t>
            </w:r>
          </w:p>
        </w:tc>
      </w:tr>
      <w:tr w:rsidR="00456954" w14:paraId="0AD3FEB9" w14:textId="77777777">
        <w:trPr>
          <w:trHeight w:val="70"/>
        </w:trPr>
        <w:tc>
          <w:tcPr>
            <w:tcW w:w="634" w:type="pct"/>
            <w:vAlign w:val="center"/>
          </w:tcPr>
          <w:p w14:paraId="24CDBE8E" w14:textId="77777777" w:rsidR="00456954" w:rsidRDefault="00456954">
            <w:pPr>
              <w:pStyle w:val="aa"/>
              <w:numPr>
                <w:ilvl w:val="0"/>
                <w:numId w:val="16"/>
              </w:numPr>
              <w:ind w:firstLineChars="0"/>
            </w:pPr>
          </w:p>
        </w:tc>
        <w:tc>
          <w:tcPr>
            <w:tcW w:w="634" w:type="pct"/>
          </w:tcPr>
          <w:p w14:paraId="04140962" w14:textId="77777777" w:rsidR="00456954" w:rsidRDefault="00000000">
            <w:pPr>
              <w:jc w:val="left"/>
              <w:rPr>
                <w:rFonts w:cs="仿宋"/>
                <w:sz w:val="21"/>
                <w:szCs w:val="21"/>
              </w:rPr>
            </w:pPr>
            <w:r>
              <w:rPr>
                <w:rFonts w:hint="eastAsia"/>
              </w:rPr>
              <w:t>*</w:t>
            </w:r>
          </w:p>
        </w:tc>
        <w:tc>
          <w:tcPr>
            <w:tcW w:w="851" w:type="pct"/>
            <w:vAlign w:val="center"/>
          </w:tcPr>
          <w:p w14:paraId="0FB8A622" w14:textId="77777777" w:rsidR="00456954" w:rsidRDefault="00000000">
            <w:pPr>
              <w:rPr>
                <w:rFonts w:cs="仿宋"/>
                <w:sz w:val="21"/>
                <w:szCs w:val="21"/>
              </w:rPr>
            </w:pPr>
            <w:r>
              <w:rPr>
                <w:rFonts w:hint="eastAsia"/>
              </w:rPr>
              <w:t>硬件配置</w:t>
            </w:r>
          </w:p>
        </w:tc>
        <w:tc>
          <w:tcPr>
            <w:tcW w:w="2246" w:type="pct"/>
          </w:tcPr>
          <w:p w14:paraId="690F0443" w14:textId="77777777" w:rsidR="00456954" w:rsidRDefault="00000000">
            <w:pPr>
              <w:ind w:firstLine="480"/>
              <w:rPr>
                <w:sz w:val="24"/>
              </w:rPr>
            </w:pPr>
            <w:r>
              <w:rPr>
                <w:rFonts w:hint="eastAsia"/>
                <w:sz w:val="24"/>
              </w:rPr>
              <w:t>标准机架式设备；</w:t>
            </w:r>
          </w:p>
          <w:p w14:paraId="60232C37" w14:textId="77777777" w:rsidR="00456954" w:rsidRDefault="00000000">
            <w:pPr>
              <w:ind w:firstLine="480"/>
              <w:rPr>
                <w:sz w:val="24"/>
              </w:rPr>
            </w:pPr>
            <w:r>
              <w:rPr>
                <w:rFonts w:hint="eastAsia"/>
                <w:sz w:val="24"/>
              </w:rPr>
              <w:t>硬盘容量≥128G SSD+480G SSD；</w:t>
            </w:r>
          </w:p>
          <w:p w14:paraId="50B84C28" w14:textId="77777777" w:rsidR="00456954" w:rsidRDefault="00000000">
            <w:pPr>
              <w:ind w:firstLine="480"/>
              <w:rPr>
                <w:sz w:val="24"/>
              </w:rPr>
            </w:pPr>
            <w:r>
              <w:rPr>
                <w:rFonts w:hint="eastAsia"/>
                <w:sz w:val="24"/>
              </w:rPr>
              <w:t>≥6个10/100/1000BASE-T接口；</w:t>
            </w:r>
          </w:p>
          <w:p w14:paraId="1CE07F35" w14:textId="77777777" w:rsidR="00456954" w:rsidRDefault="00000000">
            <w:pPr>
              <w:ind w:firstLine="480"/>
              <w:rPr>
                <w:sz w:val="24"/>
              </w:rPr>
            </w:pPr>
            <w:r>
              <w:rPr>
                <w:rFonts w:hint="eastAsia"/>
                <w:sz w:val="24"/>
              </w:rPr>
              <w:t>≥2个SFP+插槽(</w:t>
            </w:r>
            <w:proofErr w:type="gramStart"/>
            <w:r>
              <w:rPr>
                <w:rFonts w:hint="eastAsia"/>
                <w:sz w:val="24"/>
              </w:rPr>
              <w:t>实配对应</w:t>
            </w:r>
            <w:proofErr w:type="gramEnd"/>
            <w:r>
              <w:rPr>
                <w:rFonts w:hint="eastAsia"/>
                <w:sz w:val="24"/>
              </w:rPr>
              <w:t>数量的10G多</w:t>
            </w:r>
            <w:proofErr w:type="gramStart"/>
            <w:r>
              <w:rPr>
                <w:rFonts w:hint="eastAsia"/>
                <w:sz w:val="24"/>
              </w:rPr>
              <w:t>模</w:t>
            </w:r>
            <w:proofErr w:type="gramEnd"/>
            <w:r>
              <w:rPr>
                <w:rFonts w:hint="eastAsia"/>
                <w:sz w:val="24"/>
              </w:rPr>
              <w:t>模块)；</w:t>
            </w:r>
          </w:p>
          <w:p w14:paraId="073F0CA7" w14:textId="77777777" w:rsidR="00456954" w:rsidRDefault="00000000">
            <w:pPr>
              <w:ind w:firstLine="480"/>
              <w:rPr>
                <w:sz w:val="24"/>
              </w:rPr>
            </w:pPr>
            <w:r>
              <w:rPr>
                <w:rFonts w:hint="eastAsia"/>
                <w:sz w:val="24"/>
              </w:rPr>
              <w:t>Bypass卡；</w:t>
            </w:r>
          </w:p>
          <w:p w14:paraId="5991C2F9" w14:textId="77777777" w:rsidR="00456954" w:rsidRDefault="00000000">
            <w:pPr>
              <w:ind w:firstLine="480"/>
              <w:rPr>
                <w:sz w:val="24"/>
              </w:rPr>
            </w:pPr>
            <w:r>
              <w:rPr>
                <w:rFonts w:hint="eastAsia"/>
                <w:sz w:val="24"/>
              </w:rPr>
              <w:t>≥2个可用扩展槽位；</w:t>
            </w:r>
          </w:p>
          <w:p w14:paraId="43FFAEB2" w14:textId="77777777" w:rsidR="00456954" w:rsidRDefault="00000000">
            <w:pPr>
              <w:ind w:firstLine="480"/>
              <w:rPr>
                <w:sz w:val="24"/>
              </w:rPr>
            </w:pPr>
            <w:r>
              <w:rPr>
                <w:rFonts w:hint="eastAsia"/>
                <w:sz w:val="24"/>
              </w:rPr>
              <w:t>配置单电源；</w:t>
            </w:r>
            <w:commentRangeStart w:id="71"/>
            <w:commentRangeEnd w:id="71"/>
            <w:r>
              <w:rPr>
                <w:rFonts w:hint="eastAsia"/>
                <w:sz w:val="24"/>
              </w:rPr>
              <w:commentReference w:id="71"/>
            </w:r>
          </w:p>
        </w:tc>
        <w:tc>
          <w:tcPr>
            <w:tcW w:w="634" w:type="pct"/>
          </w:tcPr>
          <w:p w14:paraId="37717BFA" w14:textId="77777777" w:rsidR="00456954" w:rsidRDefault="00456954">
            <w:pPr>
              <w:ind w:firstLine="480"/>
              <w:rPr>
                <w:sz w:val="24"/>
              </w:rPr>
            </w:pPr>
          </w:p>
          <w:p w14:paraId="1F0123DE" w14:textId="77777777" w:rsidR="00456954" w:rsidRDefault="00456954">
            <w:pPr>
              <w:ind w:firstLine="480"/>
              <w:rPr>
                <w:sz w:val="24"/>
              </w:rPr>
            </w:pPr>
          </w:p>
          <w:p w14:paraId="0FEEAE35" w14:textId="77777777" w:rsidR="00456954" w:rsidRDefault="00456954">
            <w:pPr>
              <w:ind w:firstLine="480"/>
              <w:rPr>
                <w:sz w:val="24"/>
              </w:rPr>
            </w:pPr>
          </w:p>
          <w:p w14:paraId="412C47E1" w14:textId="77777777" w:rsidR="00456954" w:rsidRDefault="00456954">
            <w:pPr>
              <w:ind w:firstLine="480"/>
              <w:rPr>
                <w:sz w:val="24"/>
              </w:rPr>
            </w:pPr>
          </w:p>
          <w:p w14:paraId="58645A5A" w14:textId="77777777" w:rsidR="00456954" w:rsidRDefault="00456954">
            <w:pPr>
              <w:ind w:firstLine="480"/>
              <w:rPr>
                <w:sz w:val="24"/>
              </w:rPr>
            </w:pPr>
          </w:p>
          <w:p w14:paraId="19AC876C" w14:textId="77777777" w:rsidR="00456954" w:rsidRDefault="00000000">
            <w:pPr>
              <w:ind w:firstLine="480"/>
              <w:rPr>
                <w:sz w:val="24"/>
              </w:rPr>
            </w:pPr>
            <w:r>
              <w:rPr>
                <w:rFonts w:hint="eastAsia"/>
                <w:sz w:val="24"/>
              </w:rPr>
              <w:t>是</w:t>
            </w:r>
          </w:p>
        </w:tc>
      </w:tr>
      <w:tr w:rsidR="00456954" w14:paraId="55115E62" w14:textId="77777777">
        <w:trPr>
          <w:trHeight w:val="70"/>
        </w:trPr>
        <w:tc>
          <w:tcPr>
            <w:tcW w:w="634" w:type="pct"/>
            <w:vAlign w:val="center"/>
          </w:tcPr>
          <w:p w14:paraId="01DFB370" w14:textId="77777777" w:rsidR="00456954" w:rsidRDefault="00456954">
            <w:pPr>
              <w:pStyle w:val="aa"/>
              <w:numPr>
                <w:ilvl w:val="0"/>
                <w:numId w:val="16"/>
              </w:numPr>
              <w:ind w:firstLineChars="0"/>
            </w:pPr>
          </w:p>
        </w:tc>
        <w:tc>
          <w:tcPr>
            <w:tcW w:w="634" w:type="pct"/>
          </w:tcPr>
          <w:p w14:paraId="7DF373F3" w14:textId="77777777" w:rsidR="00456954" w:rsidRDefault="00456954">
            <w:pPr>
              <w:ind w:firstLine="420"/>
              <w:rPr>
                <w:rFonts w:cs="仿宋"/>
                <w:sz w:val="21"/>
                <w:szCs w:val="21"/>
              </w:rPr>
            </w:pPr>
          </w:p>
        </w:tc>
        <w:tc>
          <w:tcPr>
            <w:tcW w:w="851" w:type="pct"/>
            <w:vAlign w:val="center"/>
          </w:tcPr>
          <w:p w14:paraId="7FB42E2E" w14:textId="77777777" w:rsidR="00456954" w:rsidRDefault="00000000">
            <w:r>
              <w:rPr>
                <w:rFonts w:hint="eastAsia"/>
              </w:rPr>
              <w:t>性能</w:t>
            </w:r>
          </w:p>
        </w:tc>
        <w:tc>
          <w:tcPr>
            <w:tcW w:w="2246" w:type="pct"/>
          </w:tcPr>
          <w:p w14:paraId="3E5CAA0D" w14:textId="77777777" w:rsidR="00456954" w:rsidRDefault="00000000">
            <w:pPr>
              <w:ind w:firstLine="420"/>
              <w:rPr>
                <w:rFonts w:cs="仿宋"/>
                <w:sz w:val="21"/>
                <w:szCs w:val="21"/>
              </w:rPr>
            </w:pPr>
            <w:r>
              <w:rPr>
                <w:rFonts w:cs="仿宋" w:hint="eastAsia"/>
                <w:sz w:val="21"/>
                <w:szCs w:val="21"/>
              </w:rPr>
              <w:t>并发会话数</w:t>
            </w:r>
          </w:p>
        </w:tc>
        <w:tc>
          <w:tcPr>
            <w:tcW w:w="634" w:type="pct"/>
          </w:tcPr>
          <w:p w14:paraId="03F47AA2" w14:textId="77777777" w:rsidR="00456954" w:rsidRDefault="00456954">
            <w:pPr>
              <w:ind w:firstLine="420"/>
              <w:rPr>
                <w:rFonts w:cs="仿宋"/>
                <w:sz w:val="21"/>
                <w:szCs w:val="21"/>
                <w:lang w:bidi="en-US"/>
              </w:rPr>
            </w:pPr>
          </w:p>
        </w:tc>
      </w:tr>
      <w:tr w:rsidR="00456954" w14:paraId="7EB4A1AB" w14:textId="77777777">
        <w:trPr>
          <w:trHeight w:val="70"/>
        </w:trPr>
        <w:tc>
          <w:tcPr>
            <w:tcW w:w="634" w:type="pct"/>
            <w:vAlign w:val="center"/>
          </w:tcPr>
          <w:p w14:paraId="165EC506" w14:textId="77777777" w:rsidR="00456954" w:rsidRDefault="00456954">
            <w:pPr>
              <w:pStyle w:val="aa"/>
              <w:numPr>
                <w:ilvl w:val="0"/>
                <w:numId w:val="16"/>
              </w:numPr>
              <w:ind w:firstLineChars="0"/>
            </w:pPr>
          </w:p>
        </w:tc>
        <w:tc>
          <w:tcPr>
            <w:tcW w:w="634" w:type="pct"/>
          </w:tcPr>
          <w:p w14:paraId="4CB92E7A" w14:textId="77777777" w:rsidR="00456954" w:rsidRDefault="00456954">
            <w:pPr>
              <w:ind w:firstLine="420"/>
              <w:rPr>
                <w:rFonts w:cs="仿宋"/>
                <w:sz w:val="21"/>
                <w:szCs w:val="21"/>
              </w:rPr>
            </w:pPr>
          </w:p>
        </w:tc>
        <w:tc>
          <w:tcPr>
            <w:tcW w:w="851" w:type="pct"/>
            <w:vAlign w:val="center"/>
          </w:tcPr>
          <w:p w14:paraId="7738DA1B" w14:textId="77777777" w:rsidR="00456954" w:rsidRDefault="00456954"/>
        </w:tc>
        <w:tc>
          <w:tcPr>
            <w:tcW w:w="2246" w:type="pct"/>
          </w:tcPr>
          <w:p w14:paraId="5B142B34" w14:textId="77777777" w:rsidR="00456954" w:rsidRDefault="00456954">
            <w:pPr>
              <w:ind w:firstLine="420"/>
              <w:rPr>
                <w:rFonts w:cs="仿宋"/>
                <w:sz w:val="21"/>
                <w:szCs w:val="21"/>
              </w:rPr>
            </w:pPr>
          </w:p>
        </w:tc>
        <w:tc>
          <w:tcPr>
            <w:tcW w:w="634" w:type="pct"/>
          </w:tcPr>
          <w:p w14:paraId="2FCA4B39" w14:textId="77777777" w:rsidR="00456954" w:rsidRDefault="00456954">
            <w:pPr>
              <w:ind w:firstLine="420"/>
              <w:rPr>
                <w:rFonts w:cs="仿宋"/>
                <w:sz w:val="21"/>
                <w:szCs w:val="21"/>
                <w:lang w:bidi="en-US"/>
              </w:rPr>
            </w:pPr>
          </w:p>
        </w:tc>
      </w:tr>
      <w:tr w:rsidR="00456954" w14:paraId="5CFB24A0" w14:textId="77777777">
        <w:trPr>
          <w:trHeight w:val="70"/>
        </w:trPr>
        <w:tc>
          <w:tcPr>
            <w:tcW w:w="634" w:type="pct"/>
            <w:vAlign w:val="center"/>
          </w:tcPr>
          <w:p w14:paraId="72AB26C3" w14:textId="77777777" w:rsidR="00456954" w:rsidRDefault="00456954">
            <w:pPr>
              <w:pStyle w:val="aa"/>
              <w:numPr>
                <w:ilvl w:val="0"/>
                <w:numId w:val="16"/>
              </w:numPr>
              <w:ind w:firstLineChars="0"/>
            </w:pPr>
          </w:p>
        </w:tc>
        <w:tc>
          <w:tcPr>
            <w:tcW w:w="634" w:type="pct"/>
          </w:tcPr>
          <w:p w14:paraId="2AFAFA9B" w14:textId="77777777" w:rsidR="00456954" w:rsidRDefault="00456954">
            <w:pPr>
              <w:ind w:firstLine="420"/>
              <w:rPr>
                <w:rFonts w:cs="仿宋"/>
                <w:sz w:val="21"/>
                <w:szCs w:val="21"/>
              </w:rPr>
            </w:pPr>
          </w:p>
        </w:tc>
        <w:tc>
          <w:tcPr>
            <w:tcW w:w="851" w:type="pct"/>
            <w:vAlign w:val="center"/>
          </w:tcPr>
          <w:p w14:paraId="796CD835" w14:textId="77777777" w:rsidR="00456954" w:rsidRDefault="00456954"/>
        </w:tc>
        <w:tc>
          <w:tcPr>
            <w:tcW w:w="2246" w:type="pct"/>
          </w:tcPr>
          <w:p w14:paraId="5FAF6988" w14:textId="77777777" w:rsidR="00456954" w:rsidRDefault="00456954">
            <w:pPr>
              <w:ind w:firstLine="420"/>
              <w:rPr>
                <w:rFonts w:cs="仿宋"/>
                <w:sz w:val="21"/>
                <w:szCs w:val="21"/>
              </w:rPr>
            </w:pPr>
          </w:p>
        </w:tc>
        <w:tc>
          <w:tcPr>
            <w:tcW w:w="634" w:type="pct"/>
          </w:tcPr>
          <w:p w14:paraId="67705F0B" w14:textId="77777777" w:rsidR="00456954" w:rsidRDefault="00456954">
            <w:pPr>
              <w:ind w:firstLine="420"/>
              <w:rPr>
                <w:rFonts w:cs="仿宋"/>
                <w:sz w:val="21"/>
                <w:szCs w:val="21"/>
                <w:lang w:bidi="en-US"/>
              </w:rPr>
            </w:pPr>
          </w:p>
        </w:tc>
      </w:tr>
      <w:tr w:rsidR="00456954" w14:paraId="0966748D" w14:textId="77777777">
        <w:trPr>
          <w:trHeight w:val="70"/>
        </w:trPr>
        <w:tc>
          <w:tcPr>
            <w:tcW w:w="634" w:type="pct"/>
            <w:vAlign w:val="center"/>
          </w:tcPr>
          <w:p w14:paraId="29B90317" w14:textId="77777777" w:rsidR="00456954" w:rsidRDefault="00456954">
            <w:pPr>
              <w:pStyle w:val="aa"/>
              <w:numPr>
                <w:ilvl w:val="0"/>
                <w:numId w:val="16"/>
              </w:numPr>
              <w:ind w:firstLineChars="0"/>
            </w:pPr>
          </w:p>
        </w:tc>
        <w:tc>
          <w:tcPr>
            <w:tcW w:w="634" w:type="pct"/>
          </w:tcPr>
          <w:p w14:paraId="39B85196" w14:textId="77777777" w:rsidR="00456954" w:rsidRDefault="00456954">
            <w:pPr>
              <w:ind w:firstLine="420"/>
              <w:rPr>
                <w:rFonts w:cs="仿宋"/>
                <w:sz w:val="21"/>
                <w:szCs w:val="21"/>
              </w:rPr>
            </w:pPr>
          </w:p>
        </w:tc>
        <w:tc>
          <w:tcPr>
            <w:tcW w:w="851" w:type="pct"/>
            <w:vAlign w:val="center"/>
          </w:tcPr>
          <w:p w14:paraId="6F1EC53A" w14:textId="77777777" w:rsidR="00456954" w:rsidRDefault="00456954"/>
        </w:tc>
        <w:tc>
          <w:tcPr>
            <w:tcW w:w="2246" w:type="pct"/>
          </w:tcPr>
          <w:p w14:paraId="0A8124D4" w14:textId="77777777" w:rsidR="00456954" w:rsidRDefault="00456954">
            <w:pPr>
              <w:ind w:firstLine="420"/>
              <w:rPr>
                <w:rFonts w:cs="仿宋"/>
                <w:sz w:val="21"/>
                <w:szCs w:val="21"/>
              </w:rPr>
            </w:pPr>
          </w:p>
        </w:tc>
        <w:tc>
          <w:tcPr>
            <w:tcW w:w="634" w:type="pct"/>
          </w:tcPr>
          <w:p w14:paraId="176E9C14" w14:textId="77777777" w:rsidR="00456954" w:rsidRDefault="00456954">
            <w:pPr>
              <w:ind w:firstLine="420"/>
              <w:rPr>
                <w:rFonts w:cs="仿宋"/>
                <w:sz w:val="21"/>
                <w:szCs w:val="21"/>
                <w:lang w:bidi="en-US"/>
              </w:rPr>
            </w:pPr>
          </w:p>
        </w:tc>
      </w:tr>
      <w:tr w:rsidR="00456954" w14:paraId="4D1915BF" w14:textId="77777777">
        <w:trPr>
          <w:trHeight w:val="70"/>
        </w:trPr>
        <w:tc>
          <w:tcPr>
            <w:tcW w:w="634" w:type="pct"/>
            <w:vAlign w:val="center"/>
          </w:tcPr>
          <w:p w14:paraId="3A91EB10" w14:textId="77777777" w:rsidR="00456954" w:rsidRDefault="00456954">
            <w:pPr>
              <w:pStyle w:val="aa"/>
              <w:numPr>
                <w:ilvl w:val="0"/>
                <w:numId w:val="16"/>
              </w:numPr>
              <w:ind w:firstLineChars="0"/>
            </w:pPr>
          </w:p>
        </w:tc>
        <w:tc>
          <w:tcPr>
            <w:tcW w:w="634" w:type="pct"/>
          </w:tcPr>
          <w:p w14:paraId="0AF3943D" w14:textId="77777777" w:rsidR="00456954" w:rsidRDefault="00456954">
            <w:pPr>
              <w:ind w:firstLine="420"/>
              <w:rPr>
                <w:rFonts w:cs="仿宋"/>
                <w:sz w:val="21"/>
                <w:szCs w:val="21"/>
              </w:rPr>
            </w:pPr>
          </w:p>
        </w:tc>
        <w:tc>
          <w:tcPr>
            <w:tcW w:w="851" w:type="pct"/>
          </w:tcPr>
          <w:p w14:paraId="3D8AB051" w14:textId="77777777" w:rsidR="00456954" w:rsidRDefault="00456954">
            <w:pPr>
              <w:ind w:firstLine="420"/>
              <w:rPr>
                <w:rFonts w:cs="仿宋"/>
                <w:sz w:val="21"/>
                <w:szCs w:val="21"/>
              </w:rPr>
            </w:pPr>
          </w:p>
        </w:tc>
        <w:tc>
          <w:tcPr>
            <w:tcW w:w="2246" w:type="pct"/>
          </w:tcPr>
          <w:p w14:paraId="0C9AEA32" w14:textId="77777777" w:rsidR="00456954" w:rsidRDefault="00456954"/>
        </w:tc>
        <w:tc>
          <w:tcPr>
            <w:tcW w:w="634" w:type="pct"/>
          </w:tcPr>
          <w:p w14:paraId="2E1740AE" w14:textId="77777777" w:rsidR="00456954" w:rsidRDefault="00456954">
            <w:pPr>
              <w:ind w:firstLine="420"/>
              <w:rPr>
                <w:rFonts w:cs="仿宋"/>
                <w:sz w:val="21"/>
                <w:szCs w:val="21"/>
                <w:lang w:bidi="en-US"/>
              </w:rPr>
            </w:pPr>
          </w:p>
        </w:tc>
      </w:tr>
      <w:tr w:rsidR="00456954" w14:paraId="656E8E7A" w14:textId="77777777">
        <w:trPr>
          <w:trHeight w:val="70"/>
        </w:trPr>
        <w:tc>
          <w:tcPr>
            <w:tcW w:w="634" w:type="pct"/>
            <w:vAlign w:val="center"/>
          </w:tcPr>
          <w:p w14:paraId="5664259D" w14:textId="77777777" w:rsidR="00456954" w:rsidRDefault="00456954">
            <w:pPr>
              <w:pStyle w:val="aa"/>
              <w:numPr>
                <w:ilvl w:val="0"/>
                <w:numId w:val="16"/>
              </w:numPr>
              <w:ind w:firstLineChars="0"/>
            </w:pPr>
          </w:p>
        </w:tc>
        <w:tc>
          <w:tcPr>
            <w:tcW w:w="634" w:type="pct"/>
          </w:tcPr>
          <w:p w14:paraId="5B03E115" w14:textId="77777777" w:rsidR="00456954" w:rsidRDefault="00456954">
            <w:pPr>
              <w:ind w:firstLine="420"/>
              <w:rPr>
                <w:rFonts w:cs="仿宋"/>
                <w:sz w:val="21"/>
                <w:szCs w:val="21"/>
              </w:rPr>
            </w:pPr>
          </w:p>
        </w:tc>
        <w:tc>
          <w:tcPr>
            <w:tcW w:w="851" w:type="pct"/>
          </w:tcPr>
          <w:p w14:paraId="3EDED5CB" w14:textId="77777777" w:rsidR="00456954" w:rsidRDefault="00456954">
            <w:pPr>
              <w:ind w:firstLine="420"/>
              <w:rPr>
                <w:rFonts w:cs="仿宋"/>
                <w:sz w:val="21"/>
                <w:szCs w:val="21"/>
              </w:rPr>
            </w:pPr>
          </w:p>
        </w:tc>
        <w:tc>
          <w:tcPr>
            <w:tcW w:w="2246" w:type="pct"/>
          </w:tcPr>
          <w:p w14:paraId="05BCAD8F" w14:textId="77777777" w:rsidR="00456954" w:rsidRDefault="00456954"/>
        </w:tc>
        <w:tc>
          <w:tcPr>
            <w:tcW w:w="634" w:type="pct"/>
          </w:tcPr>
          <w:p w14:paraId="325AEE23" w14:textId="77777777" w:rsidR="00456954" w:rsidRDefault="00456954">
            <w:pPr>
              <w:ind w:firstLine="420"/>
              <w:rPr>
                <w:rFonts w:cs="仿宋"/>
                <w:sz w:val="21"/>
                <w:szCs w:val="21"/>
                <w:lang w:bidi="en-US"/>
              </w:rPr>
            </w:pPr>
          </w:p>
        </w:tc>
      </w:tr>
      <w:tr w:rsidR="00456954" w14:paraId="242393F6" w14:textId="77777777">
        <w:trPr>
          <w:trHeight w:val="70"/>
        </w:trPr>
        <w:tc>
          <w:tcPr>
            <w:tcW w:w="634" w:type="pct"/>
            <w:vAlign w:val="center"/>
          </w:tcPr>
          <w:p w14:paraId="5D5CCF63" w14:textId="77777777" w:rsidR="00456954" w:rsidRDefault="00456954">
            <w:pPr>
              <w:pStyle w:val="aa"/>
              <w:numPr>
                <w:ilvl w:val="0"/>
                <w:numId w:val="16"/>
              </w:numPr>
              <w:ind w:firstLineChars="0"/>
            </w:pPr>
          </w:p>
        </w:tc>
        <w:tc>
          <w:tcPr>
            <w:tcW w:w="634" w:type="pct"/>
          </w:tcPr>
          <w:p w14:paraId="4C8CE67A" w14:textId="77777777" w:rsidR="00456954" w:rsidRDefault="00000000">
            <w:pPr>
              <w:rPr>
                <w:rFonts w:ascii="宋体" w:eastAsia="宋体" w:hAnsi="宋体"/>
                <w:sz w:val="18"/>
                <w:szCs w:val="18"/>
              </w:rPr>
            </w:pPr>
            <w:r>
              <w:rPr>
                <w:rFonts w:hint="eastAsia"/>
              </w:rPr>
              <w:t>*</w:t>
            </w:r>
          </w:p>
        </w:tc>
        <w:tc>
          <w:tcPr>
            <w:tcW w:w="851" w:type="pct"/>
          </w:tcPr>
          <w:p w14:paraId="5472A42B" w14:textId="77777777" w:rsidR="00456954" w:rsidRDefault="00000000">
            <w:r>
              <w:rPr>
                <w:rFonts w:hint="eastAsia"/>
              </w:rPr>
              <w:t>认证许可</w:t>
            </w:r>
          </w:p>
        </w:tc>
        <w:tc>
          <w:tcPr>
            <w:tcW w:w="2246" w:type="pct"/>
          </w:tcPr>
          <w:p w14:paraId="4D10FB42" w14:textId="77777777" w:rsidR="00456954" w:rsidRDefault="00000000">
            <w:pPr>
              <w:ind w:firstLine="360"/>
              <w:rPr>
                <w:rFonts w:ascii="宋体" w:eastAsia="宋体" w:hAnsi="宋体"/>
                <w:sz w:val="18"/>
                <w:szCs w:val="18"/>
              </w:rPr>
            </w:pPr>
            <w:r>
              <w:rPr>
                <w:rFonts w:ascii="宋体" w:eastAsia="宋体" w:hAnsi="宋体" w:hint="eastAsia"/>
                <w:sz w:val="18"/>
                <w:szCs w:val="18"/>
              </w:rPr>
              <w:t>提供</w:t>
            </w:r>
            <w:r>
              <w:rPr>
                <w:rFonts w:hint="eastAsia"/>
              </w:rPr>
              <w:t>≥2000个用户的许可</w:t>
            </w:r>
          </w:p>
        </w:tc>
        <w:tc>
          <w:tcPr>
            <w:tcW w:w="634" w:type="pct"/>
          </w:tcPr>
          <w:p w14:paraId="1F83F390" w14:textId="77777777" w:rsidR="00456954" w:rsidRDefault="00456954"/>
        </w:tc>
      </w:tr>
      <w:tr w:rsidR="00456954" w14:paraId="6AD9E4A1" w14:textId="77777777">
        <w:trPr>
          <w:trHeight w:val="70"/>
        </w:trPr>
        <w:tc>
          <w:tcPr>
            <w:tcW w:w="634" w:type="pct"/>
            <w:vAlign w:val="center"/>
          </w:tcPr>
          <w:p w14:paraId="03F00423" w14:textId="77777777" w:rsidR="00456954" w:rsidRDefault="00456954">
            <w:pPr>
              <w:pStyle w:val="aa"/>
              <w:numPr>
                <w:ilvl w:val="0"/>
                <w:numId w:val="16"/>
              </w:numPr>
              <w:ind w:firstLineChars="0"/>
            </w:pPr>
          </w:p>
        </w:tc>
        <w:tc>
          <w:tcPr>
            <w:tcW w:w="634" w:type="pct"/>
          </w:tcPr>
          <w:p w14:paraId="29DB55EF" w14:textId="77777777" w:rsidR="00456954" w:rsidRDefault="00000000">
            <w:pPr>
              <w:rPr>
                <w:rFonts w:cs="仿宋"/>
                <w:sz w:val="21"/>
                <w:szCs w:val="21"/>
              </w:rPr>
            </w:pPr>
            <w:r>
              <w:rPr>
                <w:rFonts w:hint="eastAsia"/>
              </w:rPr>
              <w:t>*</w:t>
            </w:r>
          </w:p>
        </w:tc>
        <w:tc>
          <w:tcPr>
            <w:tcW w:w="851" w:type="pct"/>
          </w:tcPr>
          <w:p w14:paraId="5E7C7389" w14:textId="77777777" w:rsidR="00456954" w:rsidRDefault="00000000">
            <w:pPr>
              <w:rPr>
                <w:rFonts w:cs="仿宋"/>
                <w:sz w:val="21"/>
                <w:szCs w:val="21"/>
              </w:rPr>
            </w:pPr>
            <w:r>
              <w:rPr>
                <w:rFonts w:hint="eastAsia"/>
              </w:rPr>
              <w:t>资质</w:t>
            </w:r>
          </w:p>
        </w:tc>
        <w:tc>
          <w:tcPr>
            <w:tcW w:w="2246" w:type="pct"/>
          </w:tcPr>
          <w:p w14:paraId="67693412" w14:textId="77777777" w:rsidR="00456954" w:rsidRDefault="00000000">
            <w:r>
              <w:t>需提供公安部销售许可证，并加盖厂商公章</w:t>
            </w:r>
            <w:r>
              <w:rPr>
                <w:rFonts w:hint="eastAsia"/>
              </w:rPr>
              <w:t>；</w:t>
            </w:r>
          </w:p>
        </w:tc>
        <w:tc>
          <w:tcPr>
            <w:tcW w:w="634" w:type="pct"/>
          </w:tcPr>
          <w:p w14:paraId="49FF868E" w14:textId="77777777" w:rsidR="00456954" w:rsidRDefault="00000000">
            <w:pPr>
              <w:rPr>
                <w:rFonts w:cs="仿宋"/>
                <w:sz w:val="21"/>
                <w:szCs w:val="21"/>
                <w:lang w:bidi="en-US"/>
              </w:rPr>
            </w:pPr>
            <w:r>
              <w:rPr>
                <w:rFonts w:hint="eastAsia"/>
              </w:rPr>
              <w:t>是</w:t>
            </w:r>
          </w:p>
        </w:tc>
      </w:tr>
      <w:tr w:rsidR="00456954" w14:paraId="49D31CF8" w14:textId="77777777">
        <w:trPr>
          <w:trHeight w:val="70"/>
        </w:trPr>
        <w:tc>
          <w:tcPr>
            <w:tcW w:w="634" w:type="pct"/>
            <w:vAlign w:val="center"/>
          </w:tcPr>
          <w:p w14:paraId="4424D5AC" w14:textId="77777777" w:rsidR="00456954" w:rsidRDefault="00456954">
            <w:pPr>
              <w:pStyle w:val="aa"/>
              <w:numPr>
                <w:ilvl w:val="0"/>
                <w:numId w:val="16"/>
              </w:numPr>
              <w:ind w:firstLineChars="0"/>
            </w:pPr>
          </w:p>
        </w:tc>
        <w:tc>
          <w:tcPr>
            <w:tcW w:w="634" w:type="pct"/>
            <w:vAlign w:val="center"/>
          </w:tcPr>
          <w:p w14:paraId="5425F196" w14:textId="77777777" w:rsidR="00456954" w:rsidRDefault="00000000">
            <w:r>
              <w:rPr>
                <w:rFonts w:hint="eastAsia"/>
              </w:rPr>
              <w:t>*</w:t>
            </w:r>
          </w:p>
        </w:tc>
        <w:tc>
          <w:tcPr>
            <w:tcW w:w="851" w:type="pct"/>
            <w:vAlign w:val="center"/>
          </w:tcPr>
          <w:p w14:paraId="4EB1F9FB" w14:textId="77777777" w:rsidR="00456954" w:rsidRDefault="00000000">
            <w:r>
              <w:rPr>
                <w:rFonts w:hint="eastAsia"/>
              </w:rPr>
              <w:t>服务要求</w:t>
            </w:r>
          </w:p>
        </w:tc>
        <w:tc>
          <w:tcPr>
            <w:tcW w:w="2246" w:type="pct"/>
            <w:vAlign w:val="center"/>
          </w:tcPr>
          <w:p w14:paraId="1CD00101" w14:textId="77777777" w:rsidR="00456954" w:rsidRDefault="00000000">
            <w:r>
              <w:rPr>
                <w:rFonts w:hint="eastAsia"/>
              </w:rPr>
              <w:t>配置≥3年的</w:t>
            </w:r>
            <w:proofErr w:type="gramStart"/>
            <w:r>
              <w:rPr>
                <w:rFonts w:hint="eastAsia"/>
              </w:rPr>
              <w:t>原厂维保服务</w:t>
            </w:r>
            <w:proofErr w:type="gramEnd"/>
            <w:r>
              <w:rPr>
                <w:rFonts w:hint="eastAsia"/>
              </w:rPr>
              <w:t>。</w:t>
            </w:r>
          </w:p>
        </w:tc>
        <w:tc>
          <w:tcPr>
            <w:tcW w:w="634" w:type="pct"/>
            <w:vAlign w:val="center"/>
          </w:tcPr>
          <w:p w14:paraId="72C34FA3" w14:textId="77777777" w:rsidR="00456954" w:rsidRDefault="00000000">
            <w:pPr>
              <w:rPr>
                <w:lang w:bidi="en-US"/>
              </w:rPr>
            </w:pPr>
            <w:r>
              <w:rPr>
                <w:rFonts w:hint="eastAsia"/>
                <w:lang w:bidi="en-US"/>
              </w:rPr>
              <w:t>是</w:t>
            </w:r>
          </w:p>
        </w:tc>
      </w:tr>
    </w:tbl>
    <w:p w14:paraId="3C54992F" w14:textId="77777777" w:rsidR="00456954" w:rsidRDefault="00456954">
      <w:pPr>
        <w:ind w:firstLineChars="0" w:firstLine="0"/>
      </w:pPr>
    </w:p>
    <w:p w14:paraId="57529866" w14:textId="77777777" w:rsidR="00456954" w:rsidRDefault="00000000">
      <w:pPr>
        <w:pStyle w:val="2"/>
        <w:ind w:firstLine="643"/>
      </w:pPr>
      <w:bookmarkStart w:id="72" w:name="_Toc179461206"/>
      <w:r>
        <w:rPr>
          <w:rFonts w:hint="eastAsia"/>
        </w:rPr>
        <w:t>商务要求</w:t>
      </w:r>
      <w:bookmarkEnd w:id="72"/>
    </w:p>
    <w:p w14:paraId="16AD544E" w14:textId="77777777" w:rsidR="00456954" w:rsidRDefault="00000000">
      <w:pPr>
        <w:pStyle w:val="aa"/>
        <w:numPr>
          <w:ilvl w:val="0"/>
          <w:numId w:val="17"/>
        </w:numPr>
        <w:ind w:firstLineChars="0"/>
      </w:pPr>
      <w:r>
        <w:rPr>
          <w:rFonts w:hint="eastAsia"/>
        </w:rPr>
        <w:t>报价时需提供原厂服务承诺函；</w:t>
      </w:r>
    </w:p>
    <w:p w14:paraId="1287E03F" w14:textId="77777777" w:rsidR="00456954" w:rsidRDefault="00000000">
      <w:pPr>
        <w:pStyle w:val="aa"/>
        <w:numPr>
          <w:ilvl w:val="0"/>
          <w:numId w:val="17"/>
        </w:numPr>
        <w:ind w:firstLineChars="0"/>
      </w:pPr>
      <w:proofErr w:type="gramStart"/>
      <w:r>
        <w:rPr>
          <w:rFonts w:hint="eastAsia"/>
        </w:rPr>
        <w:t>质保证明须</w:t>
      </w:r>
      <w:proofErr w:type="gramEnd"/>
      <w:r>
        <w:rPr>
          <w:rFonts w:hint="eastAsia"/>
        </w:rPr>
        <w:t>在</w:t>
      </w:r>
      <w:proofErr w:type="gramStart"/>
      <w:r>
        <w:rPr>
          <w:rFonts w:hint="eastAsia"/>
        </w:rPr>
        <w:t>厂家官网可</w:t>
      </w:r>
      <w:proofErr w:type="gramEnd"/>
      <w:r>
        <w:rPr>
          <w:rFonts w:hint="eastAsia"/>
        </w:rPr>
        <w:t>查证或由厂家出具书面的</w:t>
      </w:r>
      <w:proofErr w:type="gramStart"/>
      <w:r>
        <w:rPr>
          <w:rFonts w:hint="eastAsia"/>
        </w:rPr>
        <w:t>维保证明且信息</w:t>
      </w:r>
      <w:proofErr w:type="gramEnd"/>
      <w:r>
        <w:rPr>
          <w:rFonts w:hint="eastAsia"/>
        </w:rPr>
        <w:t>一致；</w:t>
      </w:r>
    </w:p>
    <w:p w14:paraId="3B16583B" w14:textId="77777777" w:rsidR="00456954" w:rsidRDefault="00000000">
      <w:pPr>
        <w:pStyle w:val="aa"/>
        <w:numPr>
          <w:ilvl w:val="0"/>
          <w:numId w:val="17"/>
        </w:numPr>
        <w:ind w:firstLineChars="0"/>
      </w:pPr>
      <w:r>
        <w:rPr>
          <w:rFonts w:hint="eastAsia"/>
        </w:rPr>
        <w:t>设备报价中包含设备实施部署（设备上架、配置、调试等服务）所需人工费用以及RJ45水晶头、标签、光纤跳线等所有耗材费用。</w:t>
      </w:r>
    </w:p>
    <w:sectPr w:rsidR="00456954">
      <w:footerReference w:type="default" r:id="rId17"/>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 w:author="1" w:date="2024-10-14T14:30:00Z" w:initials="">
    <w:p w14:paraId="5B47E86C" w14:textId="77777777" w:rsidR="00456954" w:rsidRDefault="00000000">
      <w:pPr>
        <w:pStyle w:val="a3"/>
      </w:pPr>
      <w:r>
        <w:rPr>
          <w:rFonts w:hint="eastAsia"/>
        </w:rPr>
        <w:t>增加“或通过配套的</w:t>
      </w:r>
      <w:proofErr w:type="gramStart"/>
      <w:r>
        <w:rPr>
          <w:rFonts w:hint="eastAsia"/>
        </w:rPr>
        <w:t>的</w:t>
      </w:r>
      <w:proofErr w:type="gramEnd"/>
      <w:r>
        <w:rPr>
          <w:rFonts w:hint="eastAsia"/>
        </w:rPr>
        <w:t>SSL卸载硬件方案”</w:t>
      </w:r>
    </w:p>
  </w:comment>
  <w:comment w:id="59" w:author="1" w:date="2024-10-14T15:04:00Z" w:initials="">
    <w:p w14:paraId="2FBAB787" w14:textId="77777777" w:rsidR="00456954" w:rsidRDefault="00000000">
      <w:pPr>
        <w:ind w:firstLine="480"/>
        <w:rPr>
          <w:sz w:val="24"/>
          <w:lang w:bidi="en-US"/>
        </w:rPr>
      </w:pPr>
      <w:r>
        <w:rPr>
          <w:rFonts w:hint="eastAsia"/>
          <w:sz w:val="24"/>
          <w:lang w:bidi="en-US"/>
        </w:rPr>
        <w:t>优化前参数：</w:t>
      </w:r>
    </w:p>
    <w:p w14:paraId="27DF3BBA" w14:textId="77777777" w:rsidR="00456954" w:rsidRDefault="00000000">
      <w:pPr>
        <w:ind w:firstLine="480"/>
        <w:rPr>
          <w:sz w:val="24"/>
          <w:lang w:bidi="en-US"/>
        </w:rPr>
      </w:pPr>
      <w:r>
        <w:rPr>
          <w:rFonts w:hint="eastAsia"/>
          <w:sz w:val="24"/>
          <w:lang w:bidi="en-US"/>
        </w:rPr>
        <w:t>整机吞吐量≥26Gbps；</w:t>
      </w:r>
    </w:p>
    <w:p w14:paraId="569294B8" w14:textId="77777777" w:rsidR="00456954" w:rsidRDefault="00000000">
      <w:pPr>
        <w:ind w:firstLine="480"/>
        <w:rPr>
          <w:sz w:val="24"/>
          <w:lang w:bidi="en-US"/>
        </w:rPr>
      </w:pPr>
      <w:r>
        <w:rPr>
          <w:rFonts w:hint="eastAsia"/>
          <w:sz w:val="24"/>
          <w:lang w:bidi="en-US"/>
        </w:rPr>
        <w:t>应用层吞吐量≥18Gbps；</w:t>
      </w:r>
    </w:p>
    <w:p w14:paraId="1653D83F" w14:textId="77777777" w:rsidR="00456954" w:rsidRDefault="00000000">
      <w:pPr>
        <w:ind w:firstLine="480"/>
        <w:rPr>
          <w:sz w:val="24"/>
          <w:lang w:bidi="en-US"/>
        </w:rPr>
      </w:pPr>
      <w:proofErr w:type="gramStart"/>
      <w:r>
        <w:rPr>
          <w:rFonts w:hint="eastAsia"/>
          <w:sz w:val="24"/>
          <w:lang w:bidi="en-US"/>
        </w:rPr>
        <w:t>全威胁</w:t>
      </w:r>
      <w:proofErr w:type="gramEnd"/>
      <w:r>
        <w:rPr>
          <w:rFonts w:hint="eastAsia"/>
          <w:sz w:val="24"/>
          <w:lang w:bidi="en-US"/>
        </w:rPr>
        <w:t>吞吐量≥1.8Gbps；</w:t>
      </w:r>
    </w:p>
    <w:p w14:paraId="49634A8A" w14:textId="77777777" w:rsidR="00456954" w:rsidRDefault="00000000">
      <w:pPr>
        <w:ind w:firstLine="480"/>
        <w:rPr>
          <w:sz w:val="24"/>
          <w:lang w:bidi="en-US"/>
        </w:rPr>
      </w:pPr>
      <w:r>
        <w:rPr>
          <w:rFonts w:hint="eastAsia"/>
          <w:sz w:val="24"/>
          <w:lang w:bidi="en-US"/>
        </w:rPr>
        <w:t>最大并发连接数≥800万；</w:t>
      </w:r>
    </w:p>
    <w:p w14:paraId="140658E1" w14:textId="77777777" w:rsidR="00456954" w:rsidRDefault="00000000">
      <w:pPr>
        <w:pStyle w:val="a3"/>
        <w:ind w:firstLine="480"/>
      </w:pPr>
      <w:r>
        <w:rPr>
          <w:rFonts w:hint="eastAsia"/>
          <w:sz w:val="24"/>
          <w:lang w:bidi="en-US"/>
        </w:rPr>
        <w:t>HTTP新建连接≥10万；</w:t>
      </w:r>
    </w:p>
  </w:comment>
  <w:comment w:id="60" w:author="1" w:date="2024-10-14T15:08:00Z" w:initials="">
    <w:p w14:paraId="4910740D" w14:textId="77777777" w:rsidR="00456954" w:rsidRDefault="00000000">
      <w:pPr>
        <w:pStyle w:val="a3"/>
        <w:ind w:firstLineChars="0" w:firstLine="0"/>
      </w:pPr>
      <w:r>
        <w:rPr>
          <w:rFonts w:hint="eastAsia"/>
        </w:rPr>
        <w:t>优化前参数：</w:t>
      </w:r>
    </w:p>
    <w:p w14:paraId="5EDD54E2" w14:textId="77777777" w:rsidR="00456954" w:rsidRDefault="00000000">
      <w:pPr>
        <w:ind w:firstLine="480"/>
        <w:rPr>
          <w:sz w:val="24"/>
        </w:rPr>
      </w:pPr>
      <w:r>
        <w:rPr>
          <w:rFonts w:hint="eastAsia"/>
          <w:sz w:val="24"/>
        </w:rPr>
        <w:t>标准机架式设备；</w:t>
      </w:r>
    </w:p>
    <w:p w14:paraId="1EBC0362" w14:textId="77777777" w:rsidR="00456954" w:rsidRDefault="00000000">
      <w:pPr>
        <w:ind w:firstLine="480"/>
        <w:rPr>
          <w:sz w:val="24"/>
        </w:rPr>
      </w:pPr>
      <w:r>
        <w:rPr>
          <w:rFonts w:hint="eastAsia"/>
          <w:sz w:val="24"/>
        </w:rPr>
        <w:t>硬盘容量≥4TB；</w:t>
      </w:r>
    </w:p>
    <w:p w14:paraId="1843D3B3" w14:textId="77777777" w:rsidR="00456954" w:rsidRDefault="00000000">
      <w:pPr>
        <w:ind w:firstLine="480"/>
        <w:rPr>
          <w:sz w:val="24"/>
        </w:rPr>
      </w:pPr>
      <w:r>
        <w:rPr>
          <w:rFonts w:hint="eastAsia"/>
          <w:sz w:val="24"/>
        </w:rPr>
        <w:t>≥16个10/100/1000BASE-T接口；</w:t>
      </w:r>
    </w:p>
    <w:p w14:paraId="34784023" w14:textId="77777777" w:rsidR="00456954" w:rsidRDefault="00000000">
      <w:pPr>
        <w:ind w:firstLine="480"/>
        <w:rPr>
          <w:sz w:val="24"/>
        </w:rPr>
      </w:pPr>
      <w:r>
        <w:rPr>
          <w:rFonts w:hint="eastAsia"/>
          <w:sz w:val="24"/>
        </w:rPr>
        <w:t>≥2个SFP插槽</w:t>
      </w:r>
    </w:p>
    <w:p w14:paraId="5935FE8F" w14:textId="77777777" w:rsidR="00456954" w:rsidRDefault="00000000">
      <w:pPr>
        <w:ind w:firstLine="480"/>
        <w:rPr>
          <w:sz w:val="24"/>
        </w:rPr>
      </w:pPr>
      <w:r>
        <w:rPr>
          <w:rFonts w:hint="eastAsia"/>
          <w:sz w:val="24"/>
        </w:rPr>
        <w:t>≥4个SFP+插槽(</w:t>
      </w:r>
      <w:proofErr w:type="gramStart"/>
      <w:r>
        <w:rPr>
          <w:rFonts w:hint="eastAsia"/>
          <w:sz w:val="24"/>
        </w:rPr>
        <w:t>实配对应</w:t>
      </w:r>
      <w:proofErr w:type="gramEnd"/>
      <w:r>
        <w:rPr>
          <w:rFonts w:hint="eastAsia"/>
          <w:sz w:val="24"/>
        </w:rPr>
        <w:t>数量的10G多</w:t>
      </w:r>
      <w:proofErr w:type="gramStart"/>
      <w:r>
        <w:rPr>
          <w:rFonts w:hint="eastAsia"/>
          <w:sz w:val="24"/>
        </w:rPr>
        <w:t>模</w:t>
      </w:r>
      <w:proofErr w:type="gramEnd"/>
      <w:r>
        <w:rPr>
          <w:rFonts w:hint="eastAsia"/>
          <w:sz w:val="24"/>
        </w:rPr>
        <w:t>模块)；</w:t>
      </w:r>
    </w:p>
    <w:p w14:paraId="6DBCDE45" w14:textId="77777777" w:rsidR="00456954" w:rsidRDefault="00000000">
      <w:pPr>
        <w:ind w:firstLine="480"/>
        <w:rPr>
          <w:sz w:val="24"/>
        </w:rPr>
      </w:pPr>
      <w:r>
        <w:rPr>
          <w:rFonts w:hint="eastAsia"/>
          <w:sz w:val="24"/>
        </w:rPr>
        <w:t>Bypass卡；</w:t>
      </w:r>
    </w:p>
    <w:p w14:paraId="12102BF9" w14:textId="77777777" w:rsidR="00456954" w:rsidRDefault="00000000">
      <w:pPr>
        <w:ind w:firstLine="480"/>
        <w:rPr>
          <w:sz w:val="24"/>
        </w:rPr>
      </w:pPr>
      <w:r>
        <w:rPr>
          <w:rFonts w:hint="eastAsia"/>
          <w:sz w:val="24"/>
        </w:rPr>
        <w:t>≥2个可用扩展槽位；</w:t>
      </w:r>
    </w:p>
    <w:p w14:paraId="292D4A6D" w14:textId="77777777" w:rsidR="00456954" w:rsidRDefault="00000000">
      <w:pPr>
        <w:pStyle w:val="a3"/>
        <w:ind w:firstLineChars="0" w:firstLine="0"/>
      </w:pPr>
      <w:r>
        <w:rPr>
          <w:rFonts w:hint="eastAsia"/>
          <w:sz w:val="24"/>
        </w:rPr>
        <w:t>配置冗余电源；</w:t>
      </w:r>
    </w:p>
  </w:comment>
  <w:comment w:id="61" w:author="1" w:date="2024-10-14T15:17:00Z" w:initials="">
    <w:p w14:paraId="3B546D21" w14:textId="77777777" w:rsidR="00456954" w:rsidRDefault="00000000">
      <w:pPr>
        <w:ind w:firstLine="480"/>
        <w:rPr>
          <w:rFonts w:cs="仿宋"/>
          <w:sz w:val="24"/>
          <w:lang w:bidi="ar"/>
        </w:rPr>
      </w:pPr>
      <w:r>
        <w:rPr>
          <w:rFonts w:cs="仿宋" w:hint="eastAsia"/>
          <w:sz w:val="24"/>
          <w:lang w:bidi="ar"/>
        </w:rPr>
        <w:t>优化前参数：</w:t>
      </w:r>
    </w:p>
    <w:p w14:paraId="70CE6F9B" w14:textId="77777777" w:rsidR="00456954" w:rsidRDefault="00000000">
      <w:pPr>
        <w:ind w:firstLine="480"/>
        <w:rPr>
          <w:rFonts w:cs="Times New Roman"/>
          <w:sz w:val="24"/>
        </w:rPr>
      </w:pPr>
      <w:r>
        <w:rPr>
          <w:rFonts w:cs="仿宋" w:hint="eastAsia"/>
          <w:sz w:val="24"/>
          <w:lang w:bidi="ar"/>
        </w:rPr>
        <w:t>支持RIP、OSPF、BGP4、</w:t>
      </w:r>
      <w:proofErr w:type="spellStart"/>
      <w:r>
        <w:rPr>
          <w:rFonts w:cs="仿宋" w:hint="eastAsia"/>
          <w:sz w:val="24"/>
          <w:lang w:bidi="ar"/>
        </w:rPr>
        <w:t>QinQ</w:t>
      </w:r>
      <w:proofErr w:type="spellEnd"/>
      <w:r>
        <w:rPr>
          <w:rFonts w:cs="仿宋" w:hint="eastAsia"/>
          <w:sz w:val="24"/>
          <w:lang w:bidi="ar"/>
        </w:rPr>
        <w:t>、PIM-SM、PIM-DM；支持策略路由，支持根据入接口、源/目的IP地址、协议、用户、应用、选路算法、探测等多种条件设置策略路由；</w:t>
      </w:r>
    </w:p>
    <w:p w14:paraId="031EEFF0" w14:textId="77777777" w:rsidR="00456954" w:rsidRDefault="00456954">
      <w:pPr>
        <w:pStyle w:val="a3"/>
      </w:pPr>
    </w:p>
  </w:comment>
  <w:comment w:id="62" w:author="1" w:date="2024-10-14T15:18:00Z" w:initials="">
    <w:p w14:paraId="0C56FF78" w14:textId="77777777" w:rsidR="00456954" w:rsidRDefault="00000000">
      <w:pPr>
        <w:pStyle w:val="a3"/>
      </w:pPr>
      <w:r>
        <w:rPr>
          <w:rFonts w:hint="eastAsia"/>
        </w:rPr>
        <w:t>优化前参数：</w:t>
      </w:r>
    </w:p>
    <w:p w14:paraId="7F30F4C5" w14:textId="77777777" w:rsidR="00456954" w:rsidRDefault="00000000">
      <w:pPr>
        <w:ind w:firstLine="480"/>
        <w:rPr>
          <w:sz w:val="24"/>
        </w:rPr>
      </w:pPr>
      <w:r>
        <w:rPr>
          <w:rFonts w:hint="eastAsia"/>
          <w:sz w:val="24"/>
        </w:rPr>
        <w:t>支持手工链路聚合及LACP链路聚合；</w:t>
      </w:r>
    </w:p>
    <w:p w14:paraId="2CC7542F" w14:textId="77777777" w:rsidR="00456954" w:rsidRDefault="00000000">
      <w:pPr>
        <w:ind w:firstLine="480"/>
        <w:rPr>
          <w:sz w:val="24"/>
        </w:rPr>
      </w:pPr>
      <w:r>
        <w:rPr>
          <w:rFonts w:hint="eastAsia"/>
          <w:sz w:val="24"/>
        </w:rPr>
        <w:t>支持不少于10种的负载分担算法，灵活实现对聚合组内业务流量的负载分担；</w:t>
      </w:r>
    </w:p>
    <w:p w14:paraId="6D77FF91" w14:textId="77777777" w:rsidR="00456954" w:rsidRDefault="00456954">
      <w:pPr>
        <w:pStyle w:val="a3"/>
      </w:pPr>
    </w:p>
  </w:comment>
  <w:comment w:id="63" w:author="1" w:date="2024-10-14T15:19:00Z" w:initials="">
    <w:p w14:paraId="249D9B00" w14:textId="77777777" w:rsidR="00456954" w:rsidRDefault="00000000">
      <w:pPr>
        <w:ind w:firstLine="480"/>
        <w:rPr>
          <w:sz w:val="24"/>
        </w:rPr>
      </w:pPr>
      <w:r>
        <w:rPr>
          <w:rFonts w:hint="eastAsia"/>
          <w:sz w:val="24"/>
        </w:rPr>
        <w:t>优化前参数：</w:t>
      </w:r>
    </w:p>
    <w:p w14:paraId="5E8E59A6" w14:textId="77777777" w:rsidR="00456954" w:rsidRDefault="00000000">
      <w:pPr>
        <w:ind w:firstLine="480"/>
        <w:rPr>
          <w:sz w:val="24"/>
        </w:rPr>
      </w:pPr>
      <w:r>
        <w:rPr>
          <w:rFonts w:hint="eastAsia"/>
          <w:sz w:val="24"/>
        </w:rPr>
        <w:t>DNS</w:t>
      </w:r>
      <w:r>
        <w:rPr>
          <w:rFonts w:hint="eastAsia"/>
          <w:sz w:val="24"/>
        </w:rPr>
        <w:t>双向智能转换</w:t>
      </w:r>
    </w:p>
    <w:p w14:paraId="57C31400" w14:textId="77777777" w:rsidR="00456954" w:rsidRDefault="00456954">
      <w:pPr>
        <w:pStyle w:val="a3"/>
      </w:pPr>
    </w:p>
  </w:comment>
  <w:comment w:id="64" w:author="1" w:date="2024-10-14T15:20:00Z" w:initials="">
    <w:p w14:paraId="09E50B68" w14:textId="77777777" w:rsidR="00456954" w:rsidRDefault="00000000">
      <w:pPr>
        <w:pStyle w:val="a3"/>
      </w:pPr>
      <w:r>
        <w:rPr>
          <w:rFonts w:hint="eastAsia"/>
        </w:rPr>
        <w:t>优化前参数：</w:t>
      </w:r>
    </w:p>
    <w:p w14:paraId="35BBCDE8" w14:textId="77777777" w:rsidR="00456954" w:rsidRDefault="00000000">
      <w:pPr>
        <w:pStyle w:val="a3"/>
        <w:ind w:firstLine="480"/>
      </w:pPr>
      <w:r>
        <w:rPr>
          <w:rFonts w:hint="eastAsia"/>
          <w:sz w:val="24"/>
        </w:rPr>
        <w:t>防火墙作为DNS服务器可依据访问地址来源将服务器域名解析为内部地址或外部地址，同时支持通过配置多条转换策略，实现内网资源服务器的负载均衡</w:t>
      </w:r>
    </w:p>
  </w:comment>
  <w:comment w:id="65" w:author="1" w:date="2024-10-14T15:32:00Z" w:initials="">
    <w:p w14:paraId="3D0FD79A" w14:textId="77777777" w:rsidR="00456954" w:rsidRDefault="00000000">
      <w:pPr>
        <w:pStyle w:val="a3"/>
      </w:pPr>
      <w:r>
        <w:rPr>
          <w:rFonts w:hint="eastAsia"/>
        </w:rPr>
        <w:t>优化前参数：</w:t>
      </w:r>
    </w:p>
    <w:p w14:paraId="51A5870E" w14:textId="77777777" w:rsidR="00456954" w:rsidRDefault="00000000">
      <w:pPr>
        <w:ind w:firstLine="480"/>
      </w:pPr>
      <w:r>
        <w:rPr>
          <w:rFonts w:hint="eastAsia"/>
          <w:sz w:val="24"/>
        </w:rPr>
        <w:t>内置防代理功能，防止网络用户通过代理主机实现攻击、避免计费等行为；</w:t>
      </w:r>
    </w:p>
  </w:comment>
  <w:comment w:id="66" w:author="1" w:date="2024-10-14T15:33:00Z" w:initials="">
    <w:p w14:paraId="456B2712" w14:textId="77777777" w:rsidR="00456954" w:rsidRDefault="00000000">
      <w:pPr>
        <w:pStyle w:val="a3"/>
      </w:pPr>
      <w:r>
        <w:rPr>
          <w:rFonts w:hint="eastAsia"/>
        </w:rPr>
        <w:t>优化前参数：</w:t>
      </w:r>
    </w:p>
    <w:p w14:paraId="43D2E89D" w14:textId="77777777" w:rsidR="00456954" w:rsidRDefault="00000000">
      <w:pPr>
        <w:ind w:firstLine="480"/>
      </w:pPr>
      <w:r>
        <w:rPr>
          <w:rFonts w:cs="仿宋" w:hint="eastAsia"/>
          <w:sz w:val="24"/>
          <w:lang w:bidi="ar"/>
        </w:rPr>
        <w:t>内置动态黑名单功能，可与URL过滤、病毒过滤、防代理功能实现联动封锁；支持静态和动态黑名单命中统计和监控；</w:t>
      </w:r>
    </w:p>
  </w:comment>
  <w:comment w:id="67" w:author="1" w:date="2024-10-14T15:26:00Z" w:initials="">
    <w:p w14:paraId="315F823F" w14:textId="77777777" w:rsidR="00456954" w:rsidRDefault="00000000">
      <w:pPr>
        <w:pStyle w:val="a3"/>
      </w:pPr>
      <w:r>
        <w:rPr>
          <w:rFonts w:hint="eastAsia"/>
        </w:rPr>
        <w:t>增加参数：</w:t>
      </w:r>
    </w:p>
    <w:p w14:paraId="41652954" w14:textId="77777777" w:rsidR="00456954" w:rsidRDefault="00000000">
      <w:pPr>
        <w:pStyle w:val="a3"/>
        <w:ind w:firstLine="480"/>
      </w:pPr>
      <w:r>
        <w:rPr>
          <w:rFonts w:hint="eastAsia"/>
          <w:sz w:val="24"/>
        </w:rPr>
        <w:t>支持对压缩病毒文件进行检测和拦截，压缩层</w:t>
      </w:r>
      <w:proofErr w:type="gramStart"/>
      <w:r>
        <w:rPr>
          <w:rFonts w:hint="eastAsia"/>
          <w:sz w:val="24"/>
        </w:rPr>
        <w:t>数支持</w:t>
      </w:r>
      <w:proofErr w:type="gramEnd"/>
      <w:r>
        <w:rPr>
          <w:rFonts w:hint="eastAsia"/>
          <w:sz w:val="24"/>
        </w:rPr>
        <w:t>15层及以上；支持专项勒索病毒检测与防御功能；</w:t>
      </w:r>
    </w:p>
  </w:comment>
  <w:comment w:id="68" w:author="1" w:date="2024-10-14T15:55:00Z" w:initials="">
    <w:p w14:paraId="2FDF8405" w14:textId="77777777" w:rsidR="00456954" w:rsidRDefault="00000000">
      <w:pPr>
        <w:pStyle w:val="a3"/>
      </w:pPr>
      <w:r>
        <w:rPr>
          <w:rFonts w:hint="eastAsia"/>
        </w:rPr>
        <w:t>优化新增参数</w:t>
      </w:r>
    </w:p>
  </w:comment>
  <w:comment w:id="69" w:author="1" w:date="2024-10-14T15:55:00Z" w:initials="">
    <w:p w14:paraId="269590CD" w14:textId="77777777" w:rsidR="00456954" w:rsidRDefault="00000000">
      <w:pPr>
        <w:pStyle w:val="a3"/>
      </w:pPr>
      <w:r>
        <w:rPr>
          <w:rFonts w:hint="eastAsia"/>
        </w:rPr>
        <w:t>优化新增参数</w:t>
      </w:r>
    </w:p>
  </w:comment>
  <w:comment w:id="71" w:author="1" w:date="2024-10-14T16:12:00Z" w:initials="">
    <w:p w14:paraId="298EB8DC" w14:textId="77777777" w:rsidR="00456954" w:rsidRDefault="00000000">
      <w:pPr>
        <w:pStyle w:val="a3"/>
      </w:pPr>
      <w:r>
        <w:rPr>
          <w:rFonts w:hint="eastAsia"/>
        </w:rPr>
        <w:t>优化前参数：</w:t>
      </w:r>
    </w:p>
    <w:p w14:paraId="1F90FDF7" w14:textId="77777777" w:rsidR="00456954" w:rsidRDefault="00000000">
      <w:pPr>
        <w:ind w:firstLine="480"/>
        <w:rPr>
          <w:sz w:val="24"/>
        </w:rPr>
      </w:pPr>
      <w:r>
        <w:rPr>
          <w:rFonts w:hint="eastAsia"/>
          <w:sz w:val="24"/>
        </w:rPr>
        <w:t>标准机架式设备；</w:t>
      </w:r>
    </w:p>
    <w:p w14:paraId="232C4323" w14:textId="77777777" w:rsidR="00456954" w:rsidRDefault="00000000">
      <w:pPr>
        <w:ind w:firstLine="480"/>
        <w:rPr>
          <w:sz w:val="24"/>
        </w:rPr>
      </w:pPr>
      <w:r>
        <w:rPr>
          <w:rFonts w:hint="eastAsia"/>
          <w:sz w:val="24"/>
        </w:rPr>
        <w:t>硬盘容量≥1TB；</w:t>
      </w:r>
    </w:p>
    <w:p w14:paraId="1CE3A649" w14:textId="77777777" w:rsidR="00456954" w:rsidRDefault="00000000">
      <w:pPr>
        <w:ind w:firstLine="480"/>
        <w:rPr>
          <w:sz w:val="24"/>
        </w:rPr>
      </w:pPr>
      <w:r>
        <w:rPr>
          <w:rFonts w:hint="eastAsia"/>
          <w:sz w:val="24"/>
        </w:rPr>
        <w:t>≥2个10/100/1000BASE-T接口；</w:t>
      </w:r>
    </w:p>
    <w:p w14:paraId="5C4FD6DB" w14:textId="77777777" w:rsidR="00456954" w:rsidRDefault="00000000">
      <w:pPr>
        <w:ind w:firstLine="480"/>
        <w:rPr>
          <w:sz w:val="24"/>
        </w:rPr>
      </w:pPr>
      <w:r>
        <w:rPr>
          <w:rFonts w:hint="eastAsia"/>
          <w:sz w:val="24"/>
        </w:rPr>
        <w:t>≥2个SFP插槽</w:t>
      </w:r>
    </w:p>
    <w:p w14:paraId="5BB99118" w14:textId="77777777" w:rsidR="00456954" w:rsidRDefault="00000000">
      <w:pPr>
        <w:ind w:firstLine="480"/>
        <w:rPr>
          <w:sz w:val="24"/>
        </w:rPr>
      </w:pPr>
      <w:r>
        <w:rPr>
          <w:rFonts w:hint="eastAsia"/>
          <w:sz w:val="24"/>
        </w:rPr>
        <w:t>≥4个SFP+插槽(</w:t>
      </w:r>
      <w:proofErr w:type="gramStart"/>
      <w:r>
        <w:rPr>
          <w:rFonts w:hint="eastAsia"/>
          <w:sz w:val="24"/>
        </w:rPr>
        <w:t>实配对应</w:t>
      </w:r>
      <w:proofErr w:type="gramEnd"/>
      <w:r>
        <w:rPr>
          <w:rFonts w:hint="eastAsia"/>
          <w:sz w:val="24"/>
        </w:rPr>
        <w:t>数量的10G多</w:t>
      </w:r>
      <w:proofErr w:type="gramStart"/>
      <w:r>
        <w:rPr>
          <w:rFonts w:hint="eastAsia"/>
          <w:sz w:val="24"/>
        </w:rPr>
        <w:t>模</w:t>
      </w:r>
      <w:proofErr w:type="gramEnd"/>
      <w:r>
        <w:rPr>
          <w:rFonts w:hint="eastAsia"/>
          <w:sz w:val="24"/>
        </w:rPr>
        <w:t>模块)；</w:t>
      </w:r>
    </w:p>
    <w:p w14:paraId="468EA088" w14:textId="77777777" w:rsidR="00456954" w:rsidRDefault="00000000">
      <w:pPr>
        <w:ind w:firstLine="480"/>
        <w:rPr>
          <w:sz w:val="24"/>
        </w:rPr>
      </w:pPr>
      <w:r>
        <w:rPr>
          <w:rFonts w:hint="eastAsia"/>
          <w:sz w:val="24"/>
        </w:rPr>
        <w:t>Bypass卡；</w:t>
      </w:r>
    </w:p>
    <w:p w14:paraId="5798DEB1" w14:textId="77777777" w:rsidR="00456954" w:rsidRDefault="00000000">
      <w:pPr>
        <w:ind w:firstLine="480"/>
        <w:rPr>
          <w:sz w:val="24"/>
        </w:rPr>
      </w:pPr>
      <w:r>
        <w:rPr>
          <w:rFonts w:hint="eastAsia"/>
          <w:sz w:val="24"/>
        </w:rPr>
        <w:t>≥2个可用扩展槽位；</w:t>
      </w:r>
    </w:p>
    <w:p w14:paraId="1F954EA4" w14:textId="77777777" w:rsidR="00456954" w:rsidRDefault="00000000">
      <w:pPr>
        <w:pStyle w:val="a3"/>
        <w:ind w:firstLine="480"/>
      </w:pPr>
      <w:r>
        <w:rPr>
          <w:rFonts w:hint="eastAsia"/>
          <w:sz w:val="24"/>
        </w:rPr>
        <w:t>配置冗余电源；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47E86C" w15:done="0"/>
  <w15:commentEx w15:paraId="140658E1" w15:done="0"/>
  <w15:commentEx w15:paraId="292D4A6D" w15:done="0"/>
  <w15:commentEx w15:paraId="031EEFF0" w15:done="0"/>
  <w15:commentEx w15:paraId="6D77FF91" w15:done="0"/>
  <w15:commentEx w15:paraId="57C31400" w15:done="0"/>
  <w15:commentEx w15:paraId="35BBCDE8" w15:done="0"/>
  <w15:commentEx w15:paraId="51A5870E" w15:done="0"/>
  <w15:commentEx w15:paraId="43D2E89D" w15:done="0"/>
  <w15:commentEx w15:paraId="41652954" w15:done="0"/>
  <w15:commentEx w15:paraId="2FDF8405" w15:done="0"/>
  <w15:commentEx w15:paraId="269590CD" w15:done="0"/>
  <w15:commentEx w15:paraId="1F954EA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47E86C" w16cid:durableId="2AB8D9C7"/>
  <w16cid:commentId w16cid:paraId="140658E1" w16cid:durableId="2AB8D9C8"/>
  <w16cid:commentId w16cid:paraId="292D4A6D" w16cid:durableId="2AB8D9C9"/>
  <w16cid:commentId w16cid:paraId="031EEFF0" w16cid:durableId="2AB8D9CA"/>
  <w16cid:commentId w16cid:paraId="6D77FF91" w16cid:durableId="2AB8D9CB"/>
  <w16cid:commentId w16cid:paraId="57C31400" w16cid:durableId="2AB8D9CC"/>
  <w16cid:commentId w16cid:paraId="35BBCDE8" w16cid:durableId="2AB8D9CD"/>
  <w16cid:commentId w16cid:paraId="51A5870E" w16cid:durableId="2AB8D9CE"/>
  <w16cid:commentId w16cid:paraId="43D2E89D" w16cid:durableId="2AB8D9CF"/>
  <w16cid:commentId w16cid:paraId="41652954" w16cid:durableId="2AB8D9D0"/>
  <w16cid:commentId w16cid:paraId="2FDF8405" w16cid:durableId="2AB8D9D1"/>
  <w16cid:commentId w16cid:paraId="269590CD" w16cid:durableId="2AB8D9D2"/>
  <w16cid:commentId w16cid:paraId="1F954EA4" w16cid:durableId="2AB8D9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314DD" w14:textId="77777777" w:rsidR="002C3957" w:rsidRDefault="002C3957">
      <w:pPr>
        <w:spacing w:line="240" w:lineRule="auto"/>
      </w:pPr>
      <w:r>
        <w:separator/>
      </w:r>
    </w:p>
  </w:endnote>
  <w:endnote w:type="continuationSeparator" w:id="0">
    <w:p w14:paraId="2C049E1F" w14:textId="77777777" w:rsidR="002C3957" w:rsidRDefault="002C39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A3462" w14:textId="77777777" w:rsidR="00456954" w:rsidRDefault="00000000">
    <w:pPr>
      <w:pStyle w:val="a5"/>
      <w:ind w:firstLine="360"/>
    </w:pPr>
    <w:r>
      <w:rPr>
        <w:noProof/>
      </w:rPr>
      <mc:AlternateContent>
        <mc:Choice Requires="wps">
          <w:drawing>
            <wp:anchor distT="0" distB="0" distL="114300" distR="114300" simplePos="0" relativeHeight="251659264" behindDoc="0" locked="0" layoutInCell="1" allowOverlap="1" wp14:anchorId="5BB114CB" wp14:editId="33779B0B">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AE8AA9" w14:textId="77777777" w:rsidR="00456954" w:rsidRDefault="00000000">
                          <w:pPr>
                            <w:pStyle w:val="a5"/>
                            <w:ind w:firstLine="360"/>
                          </w:pPr>
                          <w:r>
                            <w:fldChar w:fldCharType="begin"/>
                          </w:r>
                          <w:r>
                            <w:instrText xml:space="preserve"> PAGE  \* MERGEFORMAT </w:instrText>
                          </w:r>
                          <w:r>
                            <w:fldChar w:fldCharType="separate"/>
                          </w:r>
                          <w:r>
                            <w:t>2</w:t>
                          </w:r>
                          <w:r>
                            <w:fldChar w:fldCharType="end"/>
                          </w:r>
                          <w:r>
                            <w:t xml:space="preserve"> / </w:t>
                          </w:r>
                          <w:fldSimple w:instr=" NUMPAGES  \* MERGEFORMAT ">
                            <w:r>
                              <w:t>47</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1BAE8AA9">
                    <w:pPr>
                      <w:pStyle w:val="15"/>
                      <w:ind w:firstLine="360"/>
                      <w:rPr>
                        <w:rFonts w:hint="eastAsia"/>
                      </w:rPr>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47</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76EE8" w14:textId="77777777" w:rsidR="002C3957" w:rsidRDefault="002C3957">
      <w:r>
        <w:separator/>
      </w:r>
    </w:p>
  </w:footnote>
  <w:footnote w:type="continuationSeparator" w:id="0">
    <w:p w14:paraId="3CC831D0" w14:textId="77777777" w:rsidR="002C3957" w:rsidRDefault="002C39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78C5E9"/>
    <w:multiLevelType w:val="multilevel"/>
    <w:tmpl w:val="8478C5E9"/>
    <w:lvl w:ilvl="0">
      <w:start w:val="1"/>
      <w:numFmt w:val="decimal"/>
      <w:lvlText w:val="(%1)"/>
      <w:lvlJc w:val="left"/>
      <w:pPr>
        <w:tabs>
          <w:tab w:val="left" w:pos="420"/>
        </w:tabs>
        <w:ind w:left="845" w:hanging="425"/>
      </w:pPr>
      <w:rPr>
        <w:rFonts w:hint="default"/>
      </w:rPr>
    </w:lvl>
    <w:lvl w:ilvl="1">
      <w:start w:val="1"/>
      <w:numFmt w:val="decimalEnclosedCircleChinese"/>
      <w:lvlText w:val="%2"/>
      <w:lvlJc w:val="left"/>
      <w:pPr>
        <w:tabs>
          <w:tab w:val="left" w:pos="840"/>
        </w:tabs>
        <w:ind w:left="1260" w:hanging="420"/>
      </w:pPr>
      <w:rPr>
        <w:rFonts w:hint="default"/>
      </w:rPr>
    </w:lvl>
    <w:lvl w:ilvl="2">
      <w:start w:val="1"/>
      <w:numFmt w:val="decimal"/>
      <w:lvlText w:val="%3)"/>
      <w:lvlJc w:val="left"/>
      <w:pPr>
        <w:tabs>
          <w:tab w:val="left" w:pos="1260"/>
        </w:tabs>
        <w:ind w:left="1680" w:hanging="420"/>
      </w:pPr>
      <w:rPr>
        <w:rFonts w:hint="default"/>
      </w:rPr>
    </w:lvl>
    <w:lvl w:ilvl="3">
      <w:start w:val="1"/>
      <w:numFmt w:val="lowerLetter"/>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Roman"/>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Letter"/>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1" w15:restartNumberingAfterBreak="0">
    <w:nsid w:val="8C24FAC6"/>
    <w:multiLevelType w:val="singleLevel"/>
    <w:tmpl w:val="8C24FAC6"/>
    <w:lvl w:ilvl="0">
      <w:start w:val="1"/>
      <w:numFmt w:val="bullet"/>
      <w:lvlText w:val=""/>
      <w:lvlJc w:val="left"/>
      <w:pPr>
        <w:tabs>
          <w:tab w:val="left" w:pos="840"/>
        </w:tabs>
        <w:ind w:left="1260" w:hanging="420"/>
      </w:pPr>
      <w:rPr>
        <w:rFonts w:ascii="Wingdings" w:hAnsi="Wingdings" w:hint="default"/>
      </w:rPr>
    </w:lvl>
  </w:abstractNum>
  <w:abstractNum w:abstractNumId="2" w15:restartNumberingAfterBreak="0">
    <w:nsid w:val="9B39047E"/>
    <w:multiLevelType w:val="multilevel"/>
    <w:tmpl w:val="9B39047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3" w15:restartNumberingAfterBreak="0">
    <w:nsid w:val="B55BC58F"/>
    <w:multiLevelType w:val="singleLevel"/>
    <w:tmpl w:val="B55BC58F"/>
    <w:lvl w:ilvl="0">
      <w:start w:val="1"/>
      <w:numFmt w:val="bullet"/>
      <w:lvlText w:val=""/>
      <w:lvlJc w:val="left"/>
      <w:pPr>
        <w:ind w:left="420" w:hanging="420"/>
      </w:pPr>
      <w:rPr>
        <w:rFonts w:ascii="Wingdings" w:hAnsi="Wingdings" w:hint="default"/>
      </w:rPr>
    </w:lvl>
  </w:abstractNum>
  <w:abstractNum w:abstractNumId="4" w15:restartNumberingAfterBreak="0">
    <w:nsid w:val="C8BE69E3"/>
    <w:multiLevelType w:val="singleLevel"/>
    <w:tmpl w:val="C8BE69E3"/>
    <w:lvl w:ilvl="0">
      <w:start w:val="1"/>
      <w:numFmt w:val="decimal"/>
      <w:lvlText w:val="%1."/>
      <w:lvlJc w:val="left"/>
      <w:pPr>
        <w:tabs>
          <w:tab w:val="left" w:pos="420"/>
        </w:tabs>
        <w:ind w:left="845" w:hanging="425"/>
      </w:pPr>
      <w:rPr>
        <w:rFonts w:hint="default"/>
      </w:rPr>
    </w:lvl>
  </w:abstractNum>
  <w:abstractNum w:abstractNumId="5" w15:restartNumberingAfterBreak="0">
    <w:nsid w:val="DB201647"/>
    <w:multiLevelType w:val="multilevel"/>
    <w:tmpl w:val="DB201647"/>
    <w:lvl w:ilvl="0">
      <w:start w:val="1"/>
      <w:numFmt w:val="decimal"/>
      <w:lvlText w:val="(%1)"/>
      <w:lvlJc w:val="left"/>
      <w:pPr>
        <w:tabs>
          <w:tab w:val="left" w:pos="420"/>
        </w:tabs>
        <w:ind w:left="845" w:hanging="425"/>
      </w:pPr>
      <w:rPr>
        <w:rFonts w:hint="default"/>
      </w:rPr>
    </w:lvl>
    <w:lvl w:ilvl="1">
      <w:start w:val="1"/>
      <w:numFmt w:val="decimalEnclosedCircleChinese"/>
      <w:lvlText w:val="%2"/>
      <w:lvlJc w:val="left"/>
      <w:pPr>
        <w:tabs>
          <w:tab w:val="left" w:pos="840"/>
        </w:tabs>
        <w:ind w:left="1260" w:hanging="420"/>
      </w:pPr>
      <w:rPr>
        <w:rFonts w:hint="default"/>
      </w:rPr>
    </w:lvl>
    <w:lvl w:ilvl="2">
      <w:start w:val="1"/>
      <w:numFmt w:val="decimal"/>
      <w:lvlText w:val="%3)"/>
      <w:lvlJc w:val="left"/>
      <w:pPr>
        <w:tabs>
          <w:tab w:val="left" w:pos="1260"/>
        </w:tabs>
        <w:ind w:left="1680" w:hanging="420"/>
      </w:pPr>
      <w:rPr>
        <w:rFonts w:hint="default"/>
      </w:rPr>
    </w:lvl>
    <w:lvl w:ilvl="3">
      <w:start w:val="1"/>
      <w:numFmt w:val="lowerLetter"/>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Roman"/>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Letter"/>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6" w15:restartNumberingAfterBreak="0">
    <w:nsid w:val="DC18D2DE"/>
    <w:multiLevelType w:val="multilevel"/>
    <w:tmpl w:val="DC18D2DE"/>
    <w:lvl w:ilvl="0">
      <w:start w:val="1"/>
      <w:numFmt w:val="decimal"/>
      <w:lvlText w:val="(%1)"/>
      <w:lvlJc w:val="left"/>
      <w:pPr>
        <w:tabs>
          <w:tab w:val="left" w:pos="420"/>
        </w:tabs>
        <w:ind w:left="845" w:hanging="425"/>
      </w:pPr>
      <w:rPr>
        <w:rFonts w:hint="default"/>
      </w:rPr>
    </w:lvl>
    <w:lvl w:ilvl="1">
      <w:start w:val="1"/>
      <w:numFmt w:val="decimalEnclosedCircleChinese"/>
      <w:lvlText w:val="%2"/>
      <w:lvlJc w:val="left"/>
      <w:pPr>
        <w:tabs>
          <w:tab w:val="left" w:pos="840"/>
        </w:tabs>
        <w:ind w:left="1260" w:hanging="420"/>
      </w:pPr>
      <w:rPr>
        <w:rFonts w:hint="default"/>
      </w:rPr>
    </w:lvl>
    <w:lvl w:ilvl="2">
      <w:start w:val="1"/>
      <w:numFmt w:val="decimal"/>
      <w:lvlText w:val="%3)"/>
      <w:lvlJc w:val="left"/>
      <w:pPr>
        <w:tabs>
          <w:tab w:val="left" w:pos="1260"/>
        </w:tabs>
        <w:ind w:left="1680" w:hanging="420"/>
      </w:pPr>
      <w:rPr>
        <w:rFonts w:hint="default"/>
      </w:rPr>
    </w:lvl>
    <w:lvl w:ilvl="3">
      <w:start w:val="1"/>
      <w:numFmt w:val="lowerLetter"/>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Roman"/>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Letter"/>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7" w15:restartNumberingAfterBreak="0">
    <w:nsid w:val="E687F293"/>
    <w:multiLevelType w:val="multilevel"/>
    <w:tmpl w:val="E687F293"/>
    <w:lvl w:ilvl="0">
      <w:start w:val="1"/>
      <w:numFmt w:val="decimal"/>
      <w:lvlText w:val="(%1)"/>
      <w:lvlJc w:val="left"/>
      <w:pPr>
        <w:tabs>
          <w:tab w:val="left" w:pos="420"/>
        </w:tabs>
        <w:ind w:left="845" w:hanging="425"/>
      </w:pPr>
      <w:rPr>
        <w:rFonts w:hint="default"/>
      </w:rPr>
    </w:lvl>
    <w:lvl w:ilvl="1">
      <w:start w:val="1"/>
      <w:numFmt w:val="decimalEnclosedCircleChinese"/>
      <w:lvlText w:val="%2"/>
      <w:lvlJc w:val="left"/>
      <w:pPr>
        <w:tabs>
          <w:tab w:val="left" w:pos="840"/>
        </w:tabs>
        <w:ind w:left="1260" w:hanging="420"/>
      </w:pPr>
      <w:rPr>
        <w:rFonts w:hint="default"/>
      </w:rPr>
    </w:lvl>
    <w:lvl w:ilvl="2">
      <w:start w:val="1"/>
      <w:numFmt w:val="decimal"/>
      <w:lvlText w:val="%3)"/>
      <w:lvlJc w:val="left"/>
      <w:pPr>
        <w:tabs>
          <w:tab w:val="left" w:pos="1260"/>
        </w:tabs>
        <w:ind w:left="1680" w:hanging="420"/>
      </w:pPr>
      <w:rPr>
        <w:rFonts w:hint="default"/>
      </w:rPr>
    </w:lvl>
    <w:lvl w:ilvl="3">
      <w:start w:val="1"/>
      <w:numFmt w:val="lowerLetter"/>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Roman"/>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Letter"/>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8" w15:restartNumberingAfterBreak="0">
    <w:nsid w:val="0401B2AD"/>
    <w:multiLevelType w:val="singleLevel"/>
    <w:tmpl w:val="0401B2AD"/>
    <w:lvl w:ilvl="0">
      <w:start w:val="1"/>
      <w:numFmt w:val="bullet"/>
      <w:lvlText w:val=""/>
      <w:lvlJc w:val="left"/>
      <w:pPr>
        <w:tabs>
          <w:tab w:val="left" w:pos="840"/>
        </w:tabs>
        <w:ind w:left="1260" w:hanging="420"/>
      </w:pPr>
      <w:rPr>
        <w:rFonts w:ascii="Wingdings" w:hAnsi="Wingdings" w:hint="default"/>
      </w:rPr>
    </w:lvl>
  </w:abstractNum>
  <w:abstractNum w:abstractNumId="9" w15:restartNumberingAfterBreak="0">
    <w:nsid w:val="0F5504FB"/>
    <w:multiLevelType w:val="singleLevel"/>
    <w:tmpl w:val="0F5504FB"/>
    <w:lvl w:ilvl="0">
      <w:start w:val="1"/>
      <w:numFmt w:val="bullet"/>
      <w:lvlText w:val=""/>
      <w:lvlJc w:val="left"/>
      <w:pPr>
        <w:tabs>
          <w:tab w:val="left" w:pos="420"/>
        </w:tabs>
        <w:ind w:left="840" w:hanging="420"/>
      </w:pPr>
      <w:rPr>
        <w:rFonts w:ascii="Wingdings" w:hAnsi="Wingdings" w:hint="default"/>
      </w:rPr>
    </w:lvl>
  </w:abstractNum>
  <w:abstractNum w:abstractNumId="10" w15:restartNumberingAfterBreak="0">
    <w:nsid w:val="11B9C0A2"/>
    <w:multiLevelType w:val="multilevel"/>
    <w:tmpl w:val="11B9C0A2"/>
    <w:lvl w:ilvl="0">
      <w:start w:val="1"/>
      <w:numFmt w:val="decimal"/>
      <w:lvlText w:val="(%1)"/>
      <w:lvlJc w:val="left"/>
      <w:pPr>
        <w:tabs>
          <w:tab w:val="left" w:pos="420"/>
        </w:tabs>
        <w:ind w:left="845" w:hanging="425"/>
      </w:pPr>
      <w:rPr>
        <w:rFonts w:hint="default"/>
      </w:rPr>
    </w:lvl>
    <w:lvl w:ilvl="1">
      <w:start w:val="1"/>
      <w:numFmt w:val="decimalEnclosedCircleChinese"/>
      <w:lvlText w:val="%2"/>
      <w:lvlJc w:val="left"/>
      <w:pPr>
        <w:tabs>
          <w:tab w:val="left" w:pos="840"/>
        </w:tabs>
        <w:ind w:left="1260" w:hanging="420"/>
      </w:pPr>
      <w:rPr>
        <w:rFonts w:hint="default"/>
      </w:rPr>
    </w:lvl>
    <w:lvl w:ilvl="2">
      <w:start w:val="1"/>
      <w:numFmt w:val="decimal"/>
      <w:lvlText w:val="%3)"/>
      <w:lvlJc w:val="left"/>
      <w:pPr>
        <w:tabs>
          <w:tab w:val="left" w:pos="1260"/>
        </w:tabs>
        <w:ind w:left="1680" w:hanging="420"/>
      </w:pPr>
      <w:rPr>
        <w:rFonts w:hint="default"/>
      </w:rPr>
    </w:lvl>
    <w:lvl w:ilvl="3">
      <w:start w:val="1"/>
      <w:numFmt w:val="lowerLetter"/>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Roman"/>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Letter"/>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11" w15:restartNumberingAfterBreak="0">
    <w:nsid w:val="1572BED3"/>
    <w:multiLevelType w:val="multilevel"/>
    <w:tmpl w:val="1572BED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D330306"/>
    <w:multiLevelType w:val="singleLevel"/>
    <w:tmpl w:val="4D330306"/>
    <w:lvl w:ilvl="0">
      <w:start w:val="1"/>
      <w:numFmt w:val="bullet"/>
      <w:lvlText w:val=""/>
      <w:lvlJc w:val="left"/>
      <w:pPr>
        <w:tabs>
          <w:tab w:val="left" w:pos="1260"/>
        </w:tabs>
        <w:ind w:left="1680" w:hanging="420"/>
      </w:pPr>
      <w:rPr>
        <w:rFonts w:ascii="Wingdings" w:hAnsi="Wingdings" w:hint="default"/>
      </w:rPr>
    </w:lvl>
  </w:abstractNum>
  <w:abstractNum w:abstractNumId="13" w15:restartNumberingAfterBreak="0">
    <w:nsid w:val="61FBE052"/>
    <w:multiLevelType w:val="singleLevel"/>
    <w:tmpl w:val="61FBE052"/>
    <w:lvl w:ilvl="0">
      <w:start w:val="1"/>
      <w:numFmt w:val="bullet"/>
      <w:lvlText w:val=""/>
      <w:lvlJc w:val="left"/>
      <w:pPr>
        <w:ind w:left="420" w:hanging="420"/>
      </w:pPr>
      <w:rPr>
        <w:rFonts w:ascii="Wingdings" w:hAnsi="Wingdings" w:hint="default"/>
      </w:rPr>
    </w:lvl>
  </w:abstractNum>
  <w:abstractNum w:abstractNumId="14" w15:restartNumberingAfterBreak="0">
    <w:nsid w:val="63700AAA"/>
    <w:multiLevelType w:val="multilevel"/>
    <w:tmpl w:val="63700A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1CB566B"/>
    <w:multiLevelType w:val="multilevel"/>
    <w:tmpl w:val="71CB56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6079B74"/>
    <w:multiLevelType w:val="multilevel"/>
    <w:tmpl w:val="76079B74"/>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num w:numId="1" w16cid:durableId="2015452891">
    <w:abstractNumId w:val="2"/>
  </w:num>
  <w:num w:numId="2" w16cid:durableId="1657494869">
    <w:abstractNumId w:val="3"/>
  </w:num>
  <w:num w:numId="3" w16cid:durableId="2009402040">
    <w:abstractNumId w:val="4"/>
  </w:num>
  <w:num w:numId="4" w16cid:durableId="454720014">
    <w:abstractNumId w:val="13"/>
  </w:num>
  <w:num w:numId="5" w16cid:durableId="1827478064">
    <w:abstractNumId w:val="5"/>
  </w:num>
  <w:num w:numId="6" w16cid:durableId="1016074055">
    <w:abstractNumId w:val="12"/>
  </w:num>
  <w:num w:numId="7" w16cid:durableId="1249578240">
    <w:abstractNumId w:val="9"/>
  </w:num>
  <w:num w:numId="8" w16cid:durableId="1856116920">
    <w:abstractNumId w:val="7"/>
  </w:num>
  <w:num w:numId="9" w16cid:durableId="1028066877">
    <w:abstractNumId w:val="1"/>
  </w:num>
  <w:num w:numId="10" w16cid:durableId="66153959">
    <w:abstractNumId w:val="8"/>
  </w:num>
  <w:num w:numId="11" w16cid:durableId="409353366">
    <w:abstractNumId w:val="16"/>
  </w:num>
  <w:num w:numId="12" w16cid:durableId="1711686878">
    <w:abstractNumId w:val="6"/>
  </w:num>
  <w:num w:numId="13" w16cid:durableId="204367699">
    <w:abstractNumId w:val="0"/>
  </w:num>
  <w:num w:numId="14" w16cid:durableId="318460595">
    <w:abstractNumId w:val="15"/>
  </w:num>
  <w:num w:numId="15" w16cid:durableId="1290629085">
    <w:abstractNumId w:val="11"/>
  </w:num>
  <w:num w:numId="16" w16cid:durableId="721709788">
    <w:abstractNumId w:val="14"/>
  </w:num>
  <w:num w:numId="17" w16cid:durableId="182519641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trackRevision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ExNDMwNGE5NDRlZTIyYjI4MGQ5MjNmMDVmNTM1MDUifQ=="/>
  </w:docVars>
  <w:rsids>
    <w:rsidRoot w:val="00BB70CB"/>
    <w:rsid w:val="000F2B9B"/>
    <w:rsid w:val="0013147B"/>
    <w:rsid w:val="002623FE"/>
    <w:rsid w:val="002B326E"/>
    <w:rsid w:val="002C3957"/>
    <w:rsid w:val="0030434F"/>
    <w:rsid w:val="00332E31"/>
    <w:rsid w:val="00456954"/>
    <w:rsid w:val="007A7A8E"/>
    <w:rsid w:val="007E0F0D"/>
    <w:rsid w:val="007E12C0"/>
    <w:rsid w:val="007E3642"/>
    <w:rsid w:val="008820A8"/>
    <w:rsid w:val="008A200E"/>
    <w:rsid w:val="00914133"/>
    <w:rsid w:val="009326E2"/>
    <w:rsid w:val="00957F64"/>
    <w:rsid w:val="00B26692"/>
    <w:rsid w:val="00BB4274"/>
    <w:rsid w:val="00BB70CB"/>
    <w:rsid w:val="00C018F3"/>
    <w:rsid w:val="00CC6EDB"/>
    <w:rsid w:val="00D63E40"/>
    <w:rsid w:val="00DA0BB8"/>
    <w:rsid w:val="00DC0CC4"/>
    <w:rsid w:val="00E863EF"/>
    <w:rsid w:val="00EC45F6"/>
    <w:rsid w:val="00F07998"/>
    <w:rsid w:val="00F31FAC"/>
    <w:rsid w:val="00F4196C"/>
    <w:rsid w:val="00F423A6"/>
    <w:rsid w:val="01851AC0"/>
    <w:rsid w:val="035A0D10"/>
    <w:rsid w:val="03B467A9"/>
    <w:rsid w:val="03F36939"/>
    <w:rsid w:val="046E570C"/>
    <w:rsid w:val="057C539C"/>
    <w:rsid w:val="058C12A4"/>
    <w:rsid w:val="05A17068"/>
    <w:rsid w:val="05C12189"/>
    <w:rsid w:val="05DC3828"/>
    <w:rsid w:val="05E84437"/>
    <w:rsid w:val="06ED3360"/>
    <w:rsid w:val="07BA77A9"/>
    <w:rsid w:val="08426D82"/>
    <w:rsid w:val="08C6368D"/>
    <w:rsid w:val="08FC70AE"/>
    <w:rsid w:val="09004F7E"/>
    <w:rsid w:val="095161D6"/>
    <w:rsid w:val="0A6329D2"/>
    <w:rsid w:val="0ABD61B1"/>
    <w:rsid w:val="0AD025A1"/>
    <w:rsid w:val="0B156493"/>
    <w:rsid w:val="0C993745"/>
    <w:rsid w:val="0CDE358F"/>
    <w:rsid w:val="0ED97335"/>
    <w:rsid w:val="0EE24491"/>
    <w:rsid w:val="0FD244B9"/>
    <w:rsid w:val="10507054"/>
    <w:rsid w:val="10650B79"/>
    <w:rsid w:val="10F60887"/>
    <w:rsid w:val="10FB57D8"/>
    <w:rsid w:val="11AB5B74"/>
    <w:rsid w:val="12664BF7"/>
    <w:rsid w:val="129574F1"/>
    <w:rsid w:val="12C0114D"/>
    <w:rsid w:val="14740DDE"/>
    <w:rsid w:val="151E30A0"/>
    <w:rsid w:val="15381F44"/>
    <w:rsid w:val="15683658"/>
    <w:rsid w:val="15D86AFD"/>
    <w:rsid w:val="16302E02"/>
    <w:rsid w:val="16D2555F"/>
    <w:rsid w:val="170176CF"/>
    <w:rsid w:val="17EA65DF"/>
    <w:rsid w:val="18081D39"/>
    <w:rsid w:val="181D2CCD"/>
    <w:rsid w:val="18AB2024"/>
    <w:rsid w:val="18D349C6"/>
    <w:rsid w:val="19013F4B"/>
    <w:rsid w:val="1BD042C5"/>
    <w:rsid w:val="1D2C0564"/>
    <w:rsid w:val="1DF24184"/>
    <w:rsid w:val="1E81672E"/>
    <w:rsid w:val="1F261599"/>
    <w:rsid w:val="20A510C3"/>
    <w:rsid w:val="21983295"/>
    <w:rsid w:val="21B73EAB"/>
    <w:rsid w:val="21C67A1F"/>
    <w:rsid w:val="21CC6D0B"/>
    <w:rsid w:val="2270016D"/>
    <w:rsid w:val="227E79F4"/>
    <w:rsid w:val="22FA3ADD"/>
    <w:rsid w:val="23501FDB"/>
    <w:rsid w:val="23CE2F9E"/>
    <w:rsid w:val="250A44A9"/>
    <w:rsid w:val="25212742"/>
    <w:rsid w:val="254D35CD"/>
    <w:rsid w:val="25DB425A"/>
    <w:rsid w:val="25F12D5A"/>
    <w:rsid w:val="26431089"/>
    <w:rsid w:val="26A17AEF"/>
    <w:rsid w:val="274B5F55"/>
    <w:rsid w:val="27786963"/>
    <w:rsid w:val="277A2F42"/>
    <w:rsid w:val="27DF7A87"/>
    <w:rsid w:val="280478D6"/>
    <w:rsid w:val="28810FF3"/>
    <w:rsid w:val="296D5007"/>
    <w:rsid w:val="29B6075C"/>
    <w:rsid w:val="2B65025E"/>
    <w:rsid w:val="2DE24837"/>
    <w:rsid w:val="2FAB3724"/>
    <w:rsid w:val="30696528"/>
    <w:rsid w:val="31172428"/>
    <w:rsid w:val="31172E09"/>
    <w:rsid w:val="333723D2"/>
    <w:rsid w:val="34315F42"/>
    <w:rsid w:val="34594C70"/>
    <w:rsid w:val="345D24BE"/>
    <w:rsid w:val="34943D90"/>
    <w:rsid w:val="34C720E0"/>
    <w:rsid w:val="35327830"/>
    <w:rsid w:val="37295C55"/>
    <w:rsid w:val="37682808"/>
    <w:rsid w:val="3A065361"/>
    <w:rsid w:val="3A3571B4"/>
    <w:rsid w:val="3AD86FE2"/>
    <w:rsid w:val="3B395D3D"/>
    <w:rsid w:val="3B853707"/>
    <w:rsid w:val="3D535D24"/>
    <w:rsid w:val="3D6267D9"/>
    <w:rsid w:val="3DBB19E2"/>
    <w:rsid w:val="3E175517"/>
    <w:rsid w:val="3E5F0BA9"/>
    <w:rsid w:val="3F5E23F2"/>
    <w:rsid w:val="3FC608E7"/>
    <w:rsid w:val="404C1B56"/>
    <w:rsid w:val="40612D91"/>
    <w:rsid w:val="40815601"/>
    <w:rsid w:val="40A83FFB"/>
    <w:rsid w:val="419E5004"/>
    <w:rsid w:val="42635956"/>
    <w:rsid w:val="43A55671"/>
    <w:rsid w:val="43E5001D"/>
    <w:rsid w:val="457445FB"/>
    <w:rsid w:val="46544638"/>
    <w:rsid w:val="468A3150"/>
    <w:rsid w:val="46A90ECC"/>
    <w:rsid w:val="471F0C2E"/>
    <w:rsid w:val="47B64F79"/>
    <w:rsid w:val="48BC39E8"/>
    <w:rsid w:val="49771E93"/>
    <w:rsid w:val="49F55291"/>
    <w:rsid w:val="4A2F038B"/>
    <w:rsid w:val="4B02231E"/>
    <w:rsid w:val="4B282C94"/>
    <w:rsid w:val="4C4104E4"/>
    <w:rsid w:val="4C767255"/>
    <w:rsid w:val="4DA46304"/>
    <w:rsid w:val="4E6F7148"/>
    <w:rsid w:val="4F0A2444"/>
    <w:rsid w:val="51667323"/>
    <w:rsid w:val="51830D8D"/>
    <w:rsid w:val="520A0839"/>
    <w:rsid w:val="52317998"/>
    <w:rsid w:val="52641FE4"/>
    <w:rsid w:val="53300D55"/>
    <w:rsid w:val="53617D8F"/>
    <w:rsid w:val="539B19AE"/>
    <w:rsid w:val="53C92487"/>
    <w:rsid w:val="54A664D9"/>
    <w:rsid w:val="54B2749B"/>
    <w:rsid w:val="54EC200D"/>
    <w:rsid w:val="55432172"/>
    <w:rsid w:val="568B5ADE"/>
    <w:rsid w:val="56936A29"/>
    <w:rsid w:val="57E01FCE"/>
    <w:rsid w:val="585D40C1"/>
    <w:rsid w:val="593D7FDC"/>
    <w:rsid w:val="59744378"/>
    <w:rsid w:val="598C2187"/>
    <w:rsid w:val="5A6D7EFE"/>
    <w:rsid w:val="5B0D1B87"/>
    <w:rsid w:val="5B967518"/>
    <w:rsid w:val="5BD172E8"/>
    <w:rsid w:val="5C8B5B86"/>
    <w:rsid w:val="60507DED"/>
    <w:rsid w:val="60B168B0"/>
    <w:rsid w:val="63773700"/>
    <w:rsid w:val="63FB12E5"/>
    <w:rsid w:val="63FE6298"/>
    <w:rsid w:val="643A1EBE"/>
    <w:rsid w:val="65171CB3"/>
    <w:rsid w:val="656213CB"/>
    <w:rsid w:val="65A93920"/>
    <w:rsid w:val="65CF728D"/>
    <w:rsid w:val="673F3333"/>
    <w:rsid w:val="69BB533F"/>
    <w:rsid w:val="6AE41DFA"/>
    <w:rsid w:val="6B95409A"/>
    <w:rsid w:val="6C3C2D9C"/>
    <w:rsid w:val="6F12155D"/>
    <w:rsid w:val="6F6247AC"/>
    <w:rsid w:val="6F793484"/>
    <w:rsid w:val="72BF24E7"/>
    <w:rsid w:val="748B19A4"/>
    <w:rsid w:val="749D3FBF"/>
    <w:rsid w:val="76086BE7"/>
    <w:rsid w:val="763C2279"/>
    <w:rsid w:val="76570801"/>
    <w:rsid w:val="771B65C2"/>
    <w:rsid w:val="77443DAB"/>
    <w:rsid w:val="78091495"/>
    <w:rsid w:val="79B34CC7"/>
    <w:rsid w:val="7A290187"/>
    <w:rsid w:val="7AAC5E06"/>
    <w:rsid w:val="7B2C1BF9"/>
    <w:rsid w:val="7B643141"/>
    <w:rsid w:val="7BB11015"/>
    <w:rsid w:val="7C1E59E5"/>
    <w:rsid w:val="7C7B25BC"/>
    <w:rsid w:val="7C923297"/>
    <w:rsid w:val="7D4B1B14"/>
    <w:rsid w:val="7D4B339D"/>
    <w:rsid w:val="7D52540D"/>
    <w:rsid w:val="7E156974"/>
    <w:rsid w:val="7E270AA2"/>
    <w:rsid w:val="7E720703"/>
    <w:rsid w:val="7EDC56E4"/>
    <w:rsid w:val="7F655D76"/>
    <w:rsid w:val="7FD87A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419AB"/>
  <w15:docId w15:val="{2E6A77F3-FE62-49C0-88F2-FDEF39802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toc 5"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line="360" w:lineRule="auto"/>
      <w:ind w:firstLineChars="200" w:firstLine="560"/>
      <w:jc w:val="both"/>
    </w:pPr>
    <w:rPr>
      <w:rFonts w:ascii="仿宋" w:eastAsia="仿宋" w:hAnsi="仿宋" w:cstheme="minorBidi"/>
      <w:kern w:val="2"/>
      <w:sz w:val="28"/>
      <w:szCs w:val="24"/>
    </w:rPr>
  </w:style>
  <w:style w:type="paragraph" w:styleId="1">
    <w:name w:val="heading 1"/>
    <w:basedOn w:val="a"/>
    <w:next w:val="a"/>
    <w:autoRedefine/>
    <w:qFormat/>
    <w:pPr>
      <w:keepNext/>
      <w:keepLines/>
      <w:numPr>
        <w:numId w:val="1"/>
      </w:numPr>
      <w:spacing w:before="340" w:after="330" w:line="576" w:lineRule="auto"/>
      <w:outlineLvl w:val="0"/>
    </w:pPr>
    <w:rPr>
      <w:b/>
      <w:kern w:val="44"/>
      <w:sz w:val="44"/>
    </w:rPr>
  </w:style>
  <w:style w:type="paragraph" w:styleId="2">
    <w:name w:val="heading 2"/>
    <w:basedOn w:val="a"/>
    <w:next w:val="a"/>
    <w:autoRedefine/>
    <w:unhideWhenUsed/>
    <w:qFormat/>
    <w:pPr>
      <w:keepNext/>
      <w:keepLines/>
      <w:numPr>
        <w:ilvl w:val="1"/>
        <w:numId w:val="1"/>
      </w:numPr>
      <w:spacing w:before="260" w:after="260" w:line="413" w:lineRule="auto"/>
      <w:outlineLvl w:val="1"/>
    </w:pPr>
    <w:rPr>
      <w:rFonts w:ascii="Arial" w:eastAsia="黑体" w:hAnsi="Arial"/>
      <w:b/>
      <w:sz w:val="32"/>
    </w:rPr>
  </w:style>
  <w:style w:type="paragraph" w:styleId="3">
    <w:name w:val="heading 3"/>
    <w:basedOn w:val="a"/>
    <w:next w:val="a"/>
    <w:autoRedefine/>
    <w:unhideWhenUsed/>
    <w:qFormat/>
    <w:pPr>
      <w:keepNext/>
      <w:keepLines/>
      <w:numPr>
        <w:ilvl w:val="2"/>
        <w:numId w:val="1"/>
      </w:numPr>
      <w:spacing w:before="260" w:after="260" w:line="413" w:lineRule="auto"/>
      <w:outlineLvl w:val="2"/>
    </w:pPr>
    <w:rPr>
      <w:b/>
      <w:sz w:val="32"/>
    </w:rPr>
  </w:style>
  <w:style w:type="paragraph" w:styleId="4">
    <w:name w:val="heading 4"/>
    <w:basedOn w:val="a"/>
    <w:next w:val="a"/>
    <w:autoRedefine/>
    <w:unhideWhenUsed/>
    <w:qFormat/>
    <w:pPr>
      <w:keepNext/>
      <w:keepLines/>
      <w:numPr>
        <w:ilvl w:val="3"/>
        <w:numId w:val="1"/>
      </w:numPr>
      <w:spacing w:before="280" w:after="290" w:line="372" w:lineRule="auto"/>
      <w:outlineLvl w:val="3"/>
    </w:pPr>
    <w:rPr>
      <w:rFonts w:ascii="Arial" w:eastAsia="黑体" w:hAnsi="Arial"/>
      <w:b/>
      <w:sz w:val="30"/>
    </w:rPr>
  </w:style>
  <w:style w:type="paragraph" w:styleId="5">
    <w:name w:val="heading 5"/>
    <w:basedOn w:val="a"/>
    <w:next w:val="a"/>
    <w:autoRedefine/>
    <w:unhideWhenUsed/>
    <w:qFormat/>
    <w:pPr>
      <w:keepNext/>
      <w:keepLines/>
      <w:numPr>
        <w:ilvl w:val="4"/>
        <w:numId w:val="1"/>
      </w:numPr>
      <w:spacing w:before="280" w:after="290" w:line="372" w:lineRule="auto"/>
      <w:outlineLvl w:val="4"/>
    </w:pPr>
    <w:rPr>
      <w:b/>
    </w:rPr>
  </w:style>
  <w:style w:type="paragraph" w:styleId="6">
    <w:name w:val="heading 6"/>
    <w:basedOn w:val="a"/>
    <w:next w:val="a"/>
    <w:autoRedefine/>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autoRedefine/>
    <w:semiHidden/>
    <w:unhideWhenUsed/>
    <w:qFormat/>
    <w:pPr>
      <w:keepNext/>
      <w:keepLines/>
      <w:numPr>
        <w:ilvl w:val="6"/>
        <w:numId w:val="1"/>
      </w:numPr>
      <w:spacing w:before="240" w:after="64" w:line="317" w:lineRule="auto"/>
      <w:outlineLvl w:val="6"/>
    </w:pPr>
    <w:rPr>
      <w:b/>
    </w:rPr>
  </w:style>
  <w:style w:type="paragraph" w:styleId="8">
    <w:name w:val="heading 8"/>
    <w:basedOn w:val="a"/>
    <w:next w:val="a"/>
    <w:autoRedefine/>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autoRedefine/>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qFormat/>
    <w:pPr>
      <w:jc w:val="left"/>
    </w:pPr>
  </w:style>
  <w:style w:type="paragraph" w:styleId="a4">
    <w:name w:val="Body Text"/>
    <w:basedOn w:val="a"/>
    <w:autoRedefine/>
    <w:qFormat/>
    <w:pPr>
      <w:spacing w:after="120"/>
    </w:pPr>
  </w:style>
  <w:style w:type="paragraph" w:styleId="TOC5">
    <w:name w:val="toc 5"/>
    <w:basedOn w:val="a"/>
    <w:next w:val="a"/>
    <w:qFormat/>
    <w:pPr>
      <w:ind w:leftChars="800" w:left="1680"/>
    </w:pPr>
  </w:style>
  <w:style w:type="paragraph" w:styleId="TOC3">
    <w:name w:val="toc 3"/>
    <w:basedOn w:val="a"/>
    <w:next w:val="a"/>
    <w:uiPriority w:val="39"/>
    <w:qFormat/>
    <w:pPr>
      <w:ind w:leftChars="400" w:left="840"/>
    </w:pPr>
  </w:style>
  <w:style w:type="paragraph" w:styleId="a5">
    <w:name w:val="footer"/>
    <w:basedOn w:val="a"/>
    <w:autoRedefine/>
    <w:qFormat/>
    <w:pPr>
      <w:tabs>
        <w:tab w:val="center" w:pos="4153"/>
        <w:tab w:val="right" w:pos="8306"/>
      </w:tabs>
      <w:snapToGrid w:val="0"/>
      <w:jc w:val="left"/>
    </w:pPr>
    <w:rPr>
      <w:sz w:val="18"/>
    </w:rPr>
  </w:style>
  <w:style w:type="paragraph" w:styleId="a6">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style>
  <w:style w:type="paragraph" w:styleId="TOC4">
    <w:name w:val="toc 4"/>
    <w:basedOn w:val="a"/>
    <w:next w:val="a"/>
    <w:uiPriority w:val="39"/>
    <w:qFormat/>
    <w:pPr>
      <w:ind w:leftChars="600" w:left="1260"/>
    </w:pPr>
  </w:style>
  <w:style w:type="paragraph" w:styleId="TOC2">
    <w:name w:val="toc 2"/>
    <w:basedOn w:val="a"/>
    <w:next w:val="a"/>
    <w:uiPriority w:val="39"/>
    <w:qFormat/>
    <w:pPr>
      <w:ind w:leftChars="200" w:left="420"/>
    </w:pPr>
  </w:style>
  <w:style w:type="paragraph" w:styleId="a7">
    <w:name w:val="Normal (Web)"/>
    <w:basedOn w:val="a"/>
    <w:qFormat/>
    <w:pPr>
      <w:spacing w:beforeAutospacing="1" w:afterAutospacing="1"/>
      <w:jc w:val="left"/>
    </w:pPr>
    <w:rPr>
      <w:rFonts w:cs="Times New Roman"/>
      <w:kern w:val="0"/>
    </w:rPr>
  </w:style>
  <w:style w:type="table" w:styleId="a8">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qFormat/>
    <w:rPr>
      <w:color w:val="0026E5" w:themeColor="hyperlink"/>
      <w:u w:val="single"/>
    </w:rPr>
  </w:style>
  <w:style w:type="paragraph" w:styleId="aa">
    <w:name w:val="List Paragraph"/>
    <w:basedOn w:val="a"/>
    <w:uiPriority w:val="99"/>
    <w:unhideWhenUsed/>
    <w:qFormat/>
    <w:pPr>
      <w:ind w:firstLine="420"/>
    </w:pPr>
  </w:style>
  <w:style w:type="character" w:customStyle="1" w:styleId="font11">
    <w:name w:val="font11"/>
    <w:basedOn w:val="a0"/>
    <w:qFormat/>
    <w:rPr>
      <w:rFonts w:ascii="宋体" w:eastAsia="宋体" w:hAnsi="宋体" w:cs="宋体" w:hint="eastAsia"/>
      <w:b/>
      <w:bCs/>
      <w:color w:val="FF0000"/>
      <w:sz w:val="20"/>
      <w:szCs w:val="20"/>
      <w:u w:val="none"/>
    </w:rPr>
  </w:style>
  <w:style w:type="character" w:customStyle="1" w:styleId="font21">
    <w:name w:val="font21"/>
    <w:basedOn w:val="a0"/>
    <w:autoRedefine/>
    <w:qFormat/>
    <w:rPr>
      <w:rFonts w:ascii="宋体" w:eastAsia="宋体" w:hAnsi="宋体" w:cs="宋体" w:hint="eastAsia"/>
      <w:color w:val="000000"/>
      <w:sz w:val="20"/>
      <w:szCs w:val="20"/>
      <w:u w:val="none"/>
    </w:rPr>
  </w:style>
  <w:style w:type="character" w:styleId="ab">
    <w:name w:val="annotation reference"/>
    <w:basedOn w:val="a0"/>
    <w:rPr>
      <w:sz w:val="21"/>
      <w:szCs w:val="21"/>
    </w:rPr>
  </w:style>
  <w:style w:type="paragraph" w:styleId="ac">
    <w:name w:val="Revision"/>
    <w:hidden/>
    <w:uiPriority w:val="99"/>
    <w:unhideWhenUsed/>
    <w:rsid w:val="008A200E"/>
    <w:rPr>
      <w:rFonts w:ascii="仿宋" w:eastAsia="仿宋" w:hAnsi="仿宋" w:cstheme="minorBidi"/>
      <w:kern w:val="2"/>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1924</Words>
  <Characters>10967</Characters>
  <Application>Microsoft Office Word</Application>
  <DocSecurity>0</DocSecurity>
  <Lines>91</Lines>
  <Paragraphs>25</Paragraphs>
  <ScaleCrop>false</ScaleCrop>
  <Company/>
  <LinksUpToDate>false</LinksUpToDate>
  <CharactersWithSpaces>12866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时华</dc:creator>
  <cp:lastModifiedBy>Administrator</cp:lastModifiedBy>
  <cp:revision>2</cp:revision>
  <dcterms:created xsi:type="dcterms:W3CDTF">2024-10-11T09:56:00Z</dcterms:created>
  <dcterms:modified xsi:type="dcterms:W3CDTF">2024-10-15T04:09:00Z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D0DDD9CF865C4AC38DD080758AF50A3B_13</vt:lpwstr>
  </property>
</Properties>
</file>